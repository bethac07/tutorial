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54387" w:rsidRPr="00F145F0" w:rsidRDefault="00354387" w:rsidP="006548E6">
      <w:pPr>
        <w:pStyle w:val="Heading1"/>
        <w:spacing w:before="60" w:after="60"/>
        <w:jc w:val="center"/>
        <w:rPr>
          <w:rFonts w:ascii="Calibri" w:hAnsi="Calibri" w:cs="Calibri"/>
          <w:color w:val="auto"/>
        </w:rPr>
      </w:pPr>
      <w:r w:rsidRPr="00F145F0">
        <w:rPr>
          <w:rFonts w:ascii="Calibri" w:hAnsi="Calibri" w:cs="Calibri"/>
          <w:color w:val="auto"/>
        </w:rPr>
        <w:t>Image-based screening using subcellular localization of FOXO1A in osteosarcoma cells:</w:t>
      </w:r>
    </w:p>
    <w:p w:rsidR="007F6532" w:rsidRPr="00F145F0" w:rsidRDefault="007F6532" w:rsidP="006548E6">
      <w:pPr>
        <w:pStyle w:val="Heading1"/>
        <w:spacing w:before="60" w:after="60"/>
        <w:jc w:val="center"/>
        <w:rPr>
          <w:rFonts w:ascii="Calibri" w:hAnsi="Calibri" w:cs="Calibri"/>
          <w:color w:val="auto"/>
        </w:rPr>
      </w:pPr>
      <w:r w:rsidRPr="00F145F0">
        <w:rPr>
          <w:rFonts w:ascii="Calibri" w:hAnsi="Calibri" w:cs="Calibri"/>
          <w:color w:val="auto"/>
        </w:rPr>
        <w:t xml:space="preserve">A computer exercise using </w:t>
      </w:r>
      <w:proofErr w:type="spellStart"/>
      <w:r w:rsidRPr="00F145F0">
        <w:rPr>
          <w:rFonts w:ascii="Calibri" w:hAnsi="Calibri" w:cs="Calibri"/>
          <w:color w:val="auto"/>
        </w:rPr>
        <w:t>CellProfiler</w:t>
      </w:r>
      <w:proofErr w:type="spellEnd"/>
      <w:r w:rsidRPr="00F145F0">
        <w:rPr>
          <w:rFonts w:ascii="Calibri" w:hAnsi="Calibri" w:cs="Calibri"/>
          <w:color w:val="auto"/>
        </w:rPr>
        <w:t xml:space="preserve"> &amp; </w:t>
      </w:r>
      <w:proofErr w:type="spellStart"/>
      <w:r w:rsidRPr="00F145F0">
        <w:rPr>
          <w:rFonts w:ascii="Calibri" w:hAnsi="Calibri" w:cs="Calibri"/>
          <w:color w:val="auto"/>
        </w:rPr>
        <w:t>CellProfiler</w:t>
      </w:r>
      <w:proofErr w:type="spellEnd"/>
      <w:r w:rsidRPr="00F145F0">
        <w:rPr>
          <w:rFonts w:ascii="Calibri" w:hAnsi="Calibri" w:cs="Calibri"/>
          <w:color w:val="auto"/>
        </w:rPr>
        <w:t xml:space="preserve"> Analyst software</w:t>
      </w:r>
    </w:p>
    <w:p w:rsidR="007F6532" w:rsidRPr="00F145F0" w:rsidRDefault="008C7F6D" w:rsidP="007F6532">
      <w:pPr>
        <w:pStyle w:val="Default"/>
        <w:spacing w:afterLines="200" w:after="480" w:line="276" w:lineRule="auto"/>
        <w:jc w:val="center"/>
        <w:rPr>
          <w:rFonts w:ascii="Calibri" w:hAnsi="Calibri" w:cs="Calibri"/>
          <w:sz w:val="23"/>
          <w:szCs w:val="23"/>
        </w:rPr>
      </w:pPr>
      <w:r>
        <w:rPr>
          <w:rFonts w:ascii="Calibri" w:hAnsi="Calibri" w:cs="Calibri"/>
          <w:sz w:val="23"/>
          <w:szCs w:val="23"/>
        </w:rPr>
        <w:t xml:space="preserve">Beth Cimini, </w:t>
      </w:r>
      <w:r w:rsidR="007F6532" w:rsidRPr="00F145F0">
        <w:rPr>
          <w:rFonts w:ascii="Calibri" w:hAnsi="Calibri" w:cs="Calibri"/>
          <w:sz w:val="23"/>
          <w:szCs w:val="23"/>
        </w:rPr>
        <w:t>Ca</w:t>
      </w:r>
      <w:r w:rsidR="00ED4CCD">
        <w:rPr>
          <w:rFonts w:ascii="Calibri" w:hAnsi="Calibri" w:cs="Calibri"/>
          <w:sz w:val="23"/>
          <w:szCs w:val="23"/>
        </w:rPr>
        <w:t xml:space="preserve">rolina </w:t>
      </w:r>
      <w:proofErr w:type="spellStart"/>
      <w:r w:rsidR="00ED4CCD">
        <w:rPr>
          <w:rFonts w:ascii="Calibri" w:hAnsi="Calibri" w:cs="Calibri"/>
          <w:sz w:val="23"/>
          <w:szCs w:val="23"/>
        </w:rPr>
        <w:t>Wählby</w:t>
      </w:r>
      <w:proofErr w:type="spellEnd"/>
      <w:r w:rsidR="00ED4CCD">
        <w:rPr>
          <w:rFonts w:ascii="Calibri" w:hAnsi="Calibri" w:cs="Calibri"/>
          <w:sz w:val="23"/>
          <w:szCs w:val="23"/>
        </w:rPr>
        <w:t xml:space="preserve">, Martin </w:t>
      </w:r>
      <w:proofErr w:type="spellStart"/>
      <w:r w:rsidR="00ED4CCD">
        <w:rPr>
          <w:rFonts w:ascii="Calibri" w:hAnsi="Calibri" w:cs="Calibri"/>
          <w:sz w:val="23"/>
          <w:szCs w:val="23"/>
        </w:rPr>
        <w:t>Simonsson</w:t>
      </w:r>
      <w:proofErr w:type="spellEnd"/>
      <w:r w:rsidR="00ED4CCD">
        <w:rPr>
          <w:rFonts w:ascii="Calibri" w:hAnsi="Calibri" w:cs="Calibri"/>
          <w:sz w:val="23"/>
          <w:szCs w:val="23"/>
        </w:rPr>
        <w:t xml:space="preserve">, Megan </w:t>
      </w:r>
      <w:proofErr w:type="spellStart"/>
      <w:r w:rsidR="00ED4CCD">
        <w:rPr>
          <w:rFonts w:ascii="Calibri" w:hAnsi="Calibri" w:cs="Calibri"/>
          <w:sz w:val="23"/>
          <w:szCs w:val="23"/>
        </w:rPr>
        <w:t>Rokop</w:t>
      </w:r>
      <w:proofErr w:type="spellEnd"/>
      <w:r w:rsidR="00ED4CCD">
        <w:rPr>
          <w:rFonts w:ascii="Calibri" w:hAnsi="Calibri" w:cs="Calibri"/>
          <w:sz w:val="23"/>
          <w:szCs w:val="23"/>
        </w:rPr>
        <w:t xml:space="preserve"> and </w:t>
      </w:r>
      <w:r w:rsidR="00A46D5E">
        <w:rPr>
          <w:rFonts w:ascii="Calibri" w:hAnsi="Calibri" w:cs="Calibri"/>
          <w:sz w:val="23"/>
          <w:szCs w:val="23"/>
        </w:rPr>
        <w:t>Mark Bray, Broad Institute</w:t>
      </w:r>
    </w:p>
    <w:p w:rsidR="007F6532" w:rsidRPr="00F145F0" w:rsidRDefault="007F6532" w:rsidP="007F6532">
      <w:pPr>
        <w:rPr>
          <w:rFonts w:cs="Calibri"/>
          <w:b/>
          <w:i/>
          <w:sz w:val="24"/>
          <w:szCs w:val="24"/>
        </w:rPr>
      </w:pPr>
      <w:r w:rsidRPr="00F145F0">
        <w:rPr>
          <w:rFonts w:cs="Calibri"/>
          <w:b/>
          <w:i/>
          <w:sz w:val="24"/>
          <w:szCs w:val="24"/>
        </w:rPr>
        <w:t>Background information:</w:t>
      </w:r>
    </w:p>
    <w:p w:rsidR="007F6532" w:rsidRDefault="007F6532" w:rsidP="007F6532">
      <w:pPr>
        <w:pStyle w:val="Default"/>
        <w:spacing w:line="276" w:lineRule="auto"/>
        <w:rPr>
          <w:rFonts w:ascii="Calibri" w:hAnsi="Calibri" w:cs="Calibri"/>
        </w:rPr>
      </w:pPr>
      <w:r w:rsidRPr="00F145F0">
        <w:rPr>
          <w:rFonts w:ascii="Calibri" w:hAnsi="Calibri" w:cs="Calibri"/>
        </w:rPr>
        <w:t xml:space="preserve">In this experiment, we are working with human U2OS osteosarcoma (bone cancer) cells, in which a </w:t>
      </w:r>
      <w:proofErr w:type="spellStart"/>
      <w:r w:rsidRPr="00F145F0">
        <w:rPr>
          <w:rFonts w:ascii="Calibri" w:hAnsi="Calibri" w:cs="Calibri"/>
        </w:rPr>
        <w:t>Forkhead</w:t>
      </w:r>
      <w:proofErr w:type="spellEnd"/>
      <w:r w:rsidRPr="00F145F0">
        <w:rPr>
          <w:rFonts w:ascii="Calibri" w:hAnsi="Calibri" w:cs="Calibri"/>
        </w:rPr>
        <w:t xml:space="preserve">-protein FOXO1A has been labeled with GFP (Green Fluorescent Protein). </w:t>
      </w:r>
      <w:r w:rsidR="00612F11" w:rsidRPr="00612F11">
        <w:rPr>
          <w:rFonts w:ascii="Calibri" w:hAnsi="Calibri" w:cs="Calibri"/>
        </w:rPr>
        <w:t xml:space="preserve">In proliferating cells, </w:t>
      </w:r>
      <w:r w:rsidR="00ED4CCD" w:rsidRPr="00F145F0">
        <w:rPr>
          <w:rFonts w:ascii="Calibri" w:hAnsi="Calibri" w:cs="Calibri"/>
        </w:rPr>
        <w:t xml:space="preserve">FOXO1A </w:t>
      </w:r>
      <w:r w:rsidR="00612F11" w:rsidRPr="00612F11">
        <w:rPr>
          <w:rFonts w:ascii="Calibri" w:hAnsi="Calibri" w:cs="Calibri"/>
        </w:rPr>
        <w:t>is localized in the cytoplasm</w:t>
      </w:r>
      <w:r w:rsidR="00ED4CCD">
        <w:rPr>
          <w:rFonts w:ascii="Calibri" w:hAnsi="Calibri" w:cs="Calibri"/>
        </w:rPr>
        <w:t>; it is</w:t>
      </w:r>
      <w:r w:rsidR="00612F11" w:rsidRPr="00612F11">
        <w:rPr>
          <w:rFonts w:ascii="Calibri" w:hAnsi="Calibri" w:cs="Calibri"/>
        </w:rPr>
        <w:t xml:space="preserve"> constantly moving into the nucleus, but is transported out again by export proteins. Upon inhibition of nuclear export, </w:t>
      </w:r>
      <w:r w:rsidR="00ED4CCD" w:rsidRPr="00F145F0">
        <w:rPr>
          <w:rFonts w:ascii="Calibri" w:hAnsi="Calibri" w:cs="Calibri"/>
        </w:rPr>
        <w:t xml:space="preserve">FOXO1A </w:t>
      </w:r>
      <w:r w:rsidR="00612F11" w:rsidRPr="00612F11">
        <w:rPr>
          <w:rFonts w:ascii="Calibri" w:hAnsi="Calibri" w:cs="Calibri"/>
        </w:rPr>
        <w:t>accumulates in the nucleus.</w:t>
      </w:r>
      <w:r w:rsidR="00ED4CCD">
        <w:rPr>
          <w:rFonts w:ascii="Calibri" w:hAnsi="Calibri" w:cs="Calibri"/>
        </w:rPr>
        <w:t xml:space="preserve"> </w:t>
      </w:r>
      <w:r w:rsidRPr="00F145F0">
        <w:rPr>
          <w:rFonts w:ascii="Calibri" w:hAnsi="Calibri" w:cs="Calibri"/>
        </w:rPr>
        <w:t xml:space="preserve">  We know that 150nM of </w:t>
      </w:r>
      <w:proofErr w:type="spellStart"/>
      <w:r w:rsidRPr="00F145F0">
        <w:rPr>
          <w:rFonts w:ascii="Calibri" w:hAnsi="Calibri" w:cs="Calibri"/>
        </w:rPr>
        <w:t>Wortmannin</w:t>
      </w:r>
      <w:proofErr w:type="spellEnd"/>
      <w:r w:rsidRPr="00F145F0">
        <w:rPr>
          <w:rFonts w:ascii="Calibri" w:hAnsi="Calibri" w:cs="Calibri"/>
        </w:rPr>
        <w:t xml:space="preserve"> (the drug we are using as a positive control in this experiment) </w:t>
      </w:r>
      <w:r w:rsidR="00ED4CCD">
        <w:rPr>
          <w:rFonts w:ascii="Calibri" w:hAnsi="Calibri" w:cs="Calibri"/>
        </w:rPr>
        <w:t>inhibits</w:t>
      </w:r>
      <w:r w:rsidRPr="00F145F0">
        <w:rPr>
          <w:rFonts w:ascii="Calibri" w:hAnsi="Calibri" w:cs="Calibri"/>
        </w:rPr>
        <w:t xml:space="preserve"> transport of the FOXO1A protein from the nucleus</w:t>
      </w:r>
      <w:r>
        <w:rPr>
          <w:rFonts w:ascii="Calibri" w:hAnsi="Calibri" w:cs="Calibri"/>
        </w:rPr>
        <w:t xml:space="preserve"> </w:t>
      </w:r>
      <w:r w:rsidR="00ED4CCD">
        <w:rPr>
          <w:rFonts w:ascii="Calibri" w:hAnsi="Calibri" w:cs="Calibri"/>
        </w:rPr>
        <w:t xml:space="preserve">back out to the cytoplasm </w:t>
      </w:r>
      <w:r>
        <w:rPr>
          <w:rFonts w:ascii="Calibri" w:hAnsi="Calibri" w:cs="Calibri"/>
        </w:rPr>
        <w:t xml:space="preserve">(Fig. </w:t>
      </w:r>
      <w:r w:rsidR="002C4FF5" w:rsidRPr="00165A7A">
        <w:rPr>
          <w:rFonts w:ascii="Calibri" w:hAnsi="Calibri" w:cs="Calibri"/>
        </w:rPr>
        <w:fldChar w:fldCharType="begin"/>
      </w:r>
      <w:r w:rsidR="002C4FF5" w:rsidRPr="00165A7A">
        <w:rPr>
          <w:rFonts w:ascii="Calibri" w:hAnsi="Calibri" w:cs="Calibri"/>
        </w:rPr>
        <w:instrText xml:space="preserve"> REF FOXO1A_localization \h  \* MERGEFORMAT </w:instrText>
      </w:r>
      <w:r w:rsidR="002C4FF5" w:rsidRPr="00165A7A">
        <w:rPr>
          <w:rFonts w:ascii="Calibri" w:hAnsi="Calibri" w:cs="Calibri"/>
        </w:rPr>
      </w:r>
      <w:r w:rsidR="002C4FF5" w:rsidRPr="00165A7A">
        <w:rPr>
          <w:rFonts w:ascii="Calibri" w:hAnsi="Calibri" w:cs="Calibri"/>
        </w:rPr>
        <w:fldChar w:fldCharType="separate"/>
      </w:r>
      <w:r w:rsidR="00543ECF" w:rsidRPr="00543ECF">
        <w:rPr>
          <w:rFonts w:ascii="Calibri" w:hAnsi="Calibri" w:cs="Calibri"/>
          <w:noProof/>
          <w:color w:val="auto"/>
        </w:rPr>
        <w:t>1</w:t>
      </w:r>
      <w:r w:rsidR="002C4FF5" w:rsidRPr="00165A7A">
        <w:rPr>
          <w:rFonts w:ascii="Calibri" w:hAnsi="Calibri" w:cs="Calibri"/>
        </w:rPr>
        <w:fldChar w:fldCharType="end"/>
      </w:r>
      <w:r>
        <w:rPr>
          <w:rFonts w:ascii="Calibri" w:hAnsi="Calibri" w:cs="Calibri"/>
        </w:rPr>
        <w:t>)</w:t>
      </w:r>
      <w:r w:rsidRPr="00F145F0">
        <w:rPr>
          <w:rFonts w:ascii="Calibri" w:hAnsi="Calibri" w:cs="Calibri"/>
        </w:rPr>
        <w:t xml:space="preserve">. </w:t>
      </w:r>
      <w:r w:rsidR="00ED4CCD" w:rsidRPr="00F145F0">
        <w:rPr>
          <w:rFonts w:ascii="Calibri" w:hAnsi="Calibri" w:cs="Calibri"/>
        </w:rPr>
        <w:lastRenderedPageBreak/>
        <w:t>Labeling FOXO1A with GFP allows us to visualize its subcellular localization. The</w:t>
      </w:r>
      <w:r w:rsidRPr="00F145F0">
        <w:rPr>
          <w:rFonts w:ascii="Calibri" w:hAnsi="Calibri" w:cs="Calibri"/>
        </w:rPr>
        <w:t xml:space="preserve"> goal of developing image-based screens of this type is to aid in the search for unknown drugs that have the same effect as </w:t>
      </w:r>
      <w:proofErr w:type="spellStart"/>
      <w:r w:rsidRPr="00F145F0">
        <w:rPr>
          <w:rFonts w:ascii="Calibri" w:hAnsi="Calibri" w:cs="Calibri"/>
        </w:rPr>
        <w:t>Wortmannin</w:t>
      </w:r>
      <w:proofErr w:type="spellEnd"/>
      <w:r w:rsidRPr="00F145F0">
        <w:rPr>
          <w:rFonts w:ascii="Calibri" w:hAnsi="Calibri" w:cs="Calibri"/>
        </w:rPr>
        <w:t xml:space="preserve"> on FOXO1A subcellular localization (and hence may be possible treatments for osteosarcoma patients), but possess fewer side effects than the known drugs.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790"/>
      </w:tblGrid>
      <w:tr w:rsidR="007F6532" w:rsidRPr="00F145F0">
        <w:tc>
          <w:tcPr>
            <w:tcW w:w="11016" w:type="dxa"/>
            <w:shd w:val="clear" w:color="auto" w:fill="auto"/>
          </w:tcPr>
          <w:p w:rsidR="007F6532" w:rsidRPr="00F145F0" w:rsidRDefault="00CD1805" w:rsidP="007F6532">
            <w:pPr>
              <w:spacing w:after="0"/>
              <w:jc w:val="center"/>
              <w:rPr>
                <w:sz w:val="24"/>
                <w:szCs w:val="24"/>
              </w:rPr>
            </w:pPr>
            <w:r>
              <w:rPr>
                <w:noProof/>
              </w:rPr>
              <w:drawing>
                <wp:inline distT="0" distB="0" distL="0" distR="0">
                  <wp:extent cx="1455420" cy="14262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l="1230" t="37849" r="74257" b="41335"/>
                          <a:stretch>
                            <a:fillRect/>
                          </a:stretch>
                        </pic:blipFill>
                        <pic:spPr bwMode="auto">
                          <a:xfrm>
                            <a:off x="0" y="0"/>
                            <a:ext cx="1455420" cy="1426210"/>
                          </a:xfrm>
                          <a:prstGeom prst="rect">
                            <a:avLst/>
                          </a:prstGeom>
                          <a:noFill/>
                          <a:ln>
                            <a:noFill/>
                          </a:ln>
                        </pic:spPr>
                      </pic:pic>
                    </a:graphicData>
                  </a:graphic>
                </wp:inline>
              </w:drawing>
            </w:r>
            <w:r w:rsidR="007F6532">
              <w:rPr>
                <w:noProof/>
              </w:rPr>
              <w:t xml:space="preserve"> </w:t>
            </w:r>
            <w:r>
              <w:rPr>
                <w:noProof/>
              </w:rPr>
              <w:drawing>
                <wp:inline distT="0" distB="0" distL="0" distR="0">
                  <wp:extent cx="1455420" cy="142621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l="61813" t="22968" r="13673" b="56114"/>
                          <a:stretch>
                            <a:fillRect/>
                          </a:stretch>
                        </pic:blipFill>
                        <pic:spPr bwMode="auto">
                          <a:xfrm>
                            <a:off x="0" y="0"/>
                            <a:ext cx="1455420" cy="1426210"/>
                          </a:xfrm>
                          <a:prstGeom prst="rect">
                            <a:avLst/>
                          </a:prstGeom>
                          <a:noFill/>
                          <a:ln>
                            <a:noFill/>
                          </a:ln>
                        </pic:spPr>
                      </pic:pic>
                    </a:graphicData>
                  </a:graphic>
                </wp:inline>
              </w:drawing>
            </w:r>
          </w:p>
        </w:tc>
      </w:tr>
      <w:tr w:rsidR="007F6532" w:rsidRPr="00F145F0">
        <w:tc>
          <w:tcPr>
            <w:tcW w:w="11016" w:type="dxa"/>
            <w:shd w:val="clear" w:color="auto" w:fill="auto"/>
          </w:tcPr>
          <w:p w:rsidR="007F6532" w:rsidRPr="00F145F0" w:rsidRDefault="007F6532" w:rsidP="00ED4CCD">
            <w:pPr>
              <w:pStyle w:val="Caption"/>
            </w:pPr>
            <w:r w:rsidRPr="00F145F0">
              <w:rPr>
                <w:color w:val="auto"/>
              </w:rPr>
              <w:t xml:space="preserve">Figure </w:t>
            </w:r>
            <w:bookmarkStart w:id="0" w:name="FOXO1A_localization"/>
            <w:r w:rsidRPr="00F145F0">
              <w:rPr>
                <w:color w:val="auto"/>
              </w:rPr>
              <w:fldChar w:fldCharType="begin"/>
            </w:r>
            <w:r w:rsidRPr="00F145F0">
              <w:rPr>
                <w:color w:val="auto"/>
              </w:rPr>
              <w:instrText xml:space="preserve"> SEQ Figure \* ARABIC </w:instrText>
            </w:r>
            <w:r w:rsidRPr="00F145F0">
              <w:rPr>
                <w:color w:val="auto"/>
              </w:rPr>
              <w:fldChar w:fldCharType="separate"/>
            </w:r>
            <w:r w:rsidR="00543ECF">
              <w:rPr>
                <w:noProof/>
                <w:color w:val="auto"/>
              </w:rPr>
              <w:t>1</w:t>
            </w:r>
            <w:r w:rsidRPr="00F145F0">
              <w:rPr>
                <w:color w:val="auto"/>
              </w:rPr>
              <w:fldChar w:fldCharType="end"/>
            </w:r>
            <w:bookmarkEnd w:id="0"/>
            <w:r w:rsidRPr="00F145F0">
              <w:rPr>
                <w:color w:val="auto"/>
              </w:rPr>
              <w:t xml:space="preserve">: </w:t>
            </w:r>
            <w:r w:rsidRPr="00F145F0">
              <w:rPr>
                <w:b w:val="0"/>
                <w:color w:val="auto"/>
              </w:rPr>
              <w:t>Exampl</w:t>
            </w:r>
            <w:r>
              <w:rPr>
                <w:b w:val="0"/>
                <w:color w:val="auto"/>
              </w:rPr>
              <w:t>e</w:t>
            </w:r>
            <w:r w:rsidR="00ED4CCD">
              <w:rPr>
                <w:b w:val="0"/>
                <w:color w:val="auto"/>
              </w:rPr>
              <w:t>s</w:t>
            </w:r>
            <w:r>
              <w:rPr>
                <w:b w:val="0"/>
                <w:color w:val="auto"/>
              </w:rPr>
              <w:t xml:space="preserve"> of FOXO1A-GFP</w:t>
            </w:r>
            <w:r w:rsidR="00ED4CCD">
              <w:rPr>
                <w:b w:val="0"/>
                <w:color w:val="auto"/>
              </w:rPr>
              <w:t xml:space="preserve"> localization. Left: Cytoplasmic localization in untreated cells. Right: Nuclear localization in </w:t>
            </w:r>
            <w:proofErr w:type="spellStart"/>
            <w:r w:rsidR="00ED4CCD">
              <w:rPr>
                <w:b w:val="0"/>
                <w:color w:val="auto"/>
              </w:rPr>
              <w:t>Wortmannin</w:t>
            </w:r>
            <w:proofErr w:type="spellEnd"/>
            <w:r w:rsidR="00ED4CCD">
              <w:rPr>
                <w:b w:val="0"/>
                <w:color w:val="auto"/>
              </w:rPr>
              <w:t xml:space="preserve"> treated cells</w:t>
            </w:r>
            <w:r>
              <w:rPr>
                <w:b w:val="0"/>
                <w:color w:val="auto"/>
              </w:rPr>
              <w:t>.</w:t>
            </w:r>
            <w:r w:rsidRPr="00F145F0">
              <w:rPr>
                <w:b w:val="0"/>
                <w:color w:val="auto"/>
              </w:rPr>
              <w:t xml:space="preserve"> </w:t>
            </w:r>
            <w:r>
              <w:rPr>
                <w:b w:val="0"/>
                <w:color w:val="auto"/>
              </w:rPr>
              <w:t>GFP: Green, DNA: red.</w:t>
            </w:r>
          </w:p>
        </w:tc>
      </w:tr>
    </w:tbl>
    <w:p w:rsidR="00ED4CCD" w:rsidRPr="00F145F0" w:rsidRDefault="00ED4CCD" w:rsidP="007F6532">
      <w:pPr>
        <w:pStyle w:val="Default"/>
        <w:spacing w:line="276" w:lineRule="auto"/>
        <w:rPr>
          <w:rFonts w:ascii="Calibri" w:hAnsi="Calibri" w:cs="Calibri"/>
        </w:rPr>
      </w:pPr>
    </w:p>
    <w:p w:rsidR="007F6532" w:rsidRPr="00965E99" w:rsidRDefault="007F6532" w:rsidP="007F6532">
      <w:pPr>
        <w:rPr>
          <w:b/>
          <w:sz w:val="24"/>
          <w:szCs w:val="24"/>
        </w:rPr>
      </w:pPr>
      <w:r w:rsidRPr="00965E99">
        <w:rPr>
          <w:b/>
          <w:sz w:val="24"/>
          <w:szCs w:val="24"/>
        </w:rPr>
        <w:t xml:space="preserve">Goals of this exercise: </w:t>
      </w:r>
    </w:p>
    <w:p w:rsidR="007F6532" w:rsidRPr="00F145F0" w:rsidRDefault="007F6532" w:rsidP="007F6532">
      <w:pPr>
        <w:pStyle w:val="Default"/>
        <w:spacing w:line="276" w:lineRule="auto"/>
        <w:rPr>
          <w:rFonts w:ascii="Calibri" w:hAnsi="Calibri" w:cs="Calibri"/>
        </w:rPr>
      </w:pPr>
      <w:r w:rsidRPr="00F145F0">
        <w:rPr>
          <w:rFonts w:ascii="Calibri" w:hAnsi="Calibri" w:cs="Calibri"/>
        </w:rPr>
        <w:t xml:space="preserve">In this exercise, we aim to: (1) determine this lowest possible dose necessary to observe this effect, and (2) to optimize the analysis of images in which FOXO1A is cytoplasmic versus nuclear, in order to separate positive controls and negative controls as best as possible. </w:t>
      </w:r>
    </w:p>
    <w:p w:rsidR="007F6532" w:rsidRPr="00F145F0" w:rsidRDefault="007F6532" w:rsidP="007F6532">
      <w:pPr>
        <w:pStyle w:val="Default"/>
        <w:spacing w:line="276" w:lineRule="auto"/>
        <w:rPr>
          <w:rFonts w:ascii="Calibri" w:hAnsi="Calibri" w:cs="Calibri"/>
        </w:rPr>
      </w:pPr>
    </w:p>
    <w:p w:rsidR="007F6532" w:rsidRPr="00965E99" w:rsidRDefault="007F6532" w:rsidP="007F6532">
      <w:pPr>
        <w:rPr>
          <w:b/>
          <w:sz w:val="24"/>
          <w:szCs w:val="24"/>
        </w:rPr>
      </w:pPr>
      <w:r w:rsidRPr="00965E99">
        <w:rPr>
          <w:b/>
          <w:sz w:val="24"/>
          <w:szCs w:val="24"/>
        </w:rPr>
        <w:lastRenderedPageBreak/>
        <w:t xml:space="preserve">Materials necessary for this exercise: </w:t>
      </w:r>
    </w:p>
    <w:p w:rsidR="007F6532" w:rsidRPr="00FA6F18" w:rsidRDefault="007F6532" w:rsidP="007F6532">
      <w:pPr>
        <w:spacing w:after="0"/>
        <w:rPr>
          <w:sz w:val="24"/>
          <w:szCs w:val="24"/>
        </w:rPr>
      </w:pPr>
      <w:r w:rsidRPr="00FA6F18">
        <w:rPr>
          <w:sz w:val="24"/>
          <w:szCs w:val="24"/>
        </w:rPr>
        <w:t xml:space="preserve">The images you will be analyzing were taken from cells growing in a standard 96-well plate, but you will work with a subset of only 26 of these images:  8 wells were left untreated (and were therefore negative controls), 8 wells were treated with the maximum dose of the drug </w:t>
      </w:r>
      <w:proofErr w:type="spellStart"/>
      <w:r w:rsidRPr="00FA6F18">
        <w:rPr>
          <w:sz w:val="24"/>
          <w:szCs w:val="24"/>
        </w:rPr>
        <w:t>Wortmannin</w:t>
      </w:r>
      <w:proofErr w:type="spellEnd"/>
      <w:r w:rsidRPr="00FA6F18">
        <w:rPr>
          <w:sz w:val="24"/>
          <w:szCs w:val="24"/>
        </w:rPr>
        <w:t xml:space="preserve"> (and were therefore positive controls), and 10 wells were used to create a dose gradient with increasing concentration of the drug. In addition to these images, a text file called “Translocation_doses_and_controls.csv” is provided, containing information about where on the 96-well plate the wells were located, and how the cells were treated. </w:t>
      </w:r>
    </w:p>
    <w:p w:rsidR="007F6532" w:rsidRDefault="007F6532" w:rsidP="007F6532">
      <w:pPr>
        <w:spacing w:after="0"/>
        <w:rPr>
          <w:sz w:val="24"/>
          <w:szCs w:val="24"/>
        </w:rPr>
      </w:pPr>
    </w:p>
    <w:p w:rsidR="00ED4CCD" w:rsidRPr="00FA6F18" w:rsidRDefault="00ED4CCD" w:rsidP="007F6532">
      <w:pPr>
        <w:numPr>
          <w:ins w:id="1" w:author="Property of Broad Institute" w:date="2012-01-10T14:11:00Z"/>
        </w:numPr>
        <w:spacing w:after="0"/>
        <w:rPr>
          <w:sz w:val="24"/>
          <w:szCs w:val="24"/>
        </w:rPr>
      </w:pPr>
    </w:p>
    <w:p w:rsidR="007F6532" w:rsidRPr="00F145F0" w:rsidDel="00A02227" w:rsidRDefault="007F6532" w:rsidP="007F6532">
      <w:pPr>
        <w:pStyle w:val="Default"/>
        <w:spacing w:after="200" w:line="276" w:lineRule="auto"/>
        <w:rPr>
          <w:rFonts w:ascii="Calibri" w:hAnsi="Calibri" w:cs="Calibri"/>
        </w:rPr>
      </w:pPr>
      <w:r w:rsidRPr="00F145F0">
        <w:rPr>
          <w:rFonts w:ascii="Calibri" w:hAnsi="Calibri" w:cs="Calibri"/>
          <w:b/>
          <w:bCs/>
          <w:i/>
          <w:iCs/>
        </w:rPr>
        <w:t>Methods to be used in this exercise:</w:t>
      </w:r>
    </w:p>
    <w:p w:rsidR="007F6532" w:rsidRPr="00F145F0" w:rsidRDefault="007F6532" w:rsidP="007F6532">
      <w:pPr>
        <w:pStyle w:val="Default"/>
        <w:spacing w:after="200" w:line="276" w:lineRule="auto"/>
        <w:rPr>
          <w:rFonts w:ascii="Calibri" w:hAnsi="Calibri" w:cs="Calibri"/>
        </w:rPr>
      </w:pPr>
      <w:r w:rsidRPr="00F145F0">
        <w:rPr>
          <w:rFonts w:ascii="Calibri" w:hAnsi="Calibri" w:cs="Calibri"/>
        </w:rPr>
        <w:t xml:space="preserve">In this exercise, you will use </w:t>
      </w:r>
      <w:proofErr w:type="spellStart"/>
      <w:r w:rsidR="00ED4CCD" w:rsidRPr="00F145F0">
        <w:rPr>
          <w:rFonts w:ascii="Calibri" w:hAnsi="Calibri" w:cs="Calibri"/>
        </w:rPr>
        <w:t>CellProfiler</w:t>
      </w:r>
      <w:proofErr w:type="spellEnd"/>
      <w:r w:rsidRPr="00F145F0">
        <w:rPr>
          <w:rFonts w:ascii="Calibri" w:hAnsi="Calibri" w:cs="Calibri"/>
        </w:rPr>
        <w:t xml:space="preserve"> and </w:t>
      </w:r>
      <w:proofErr w:type="spellStart"/>
      <w:r w:rsidRPr="00F145F0">
        <w:rPr>
          <w:rFonts w:ascii="Calibri" w:hAnsi="Calibri" w:cs="Calibri"/>
        </w:rPr>
        <w:t>CellProfiler</w:t>
      </w:r>
      <w:proofErr w:type="spellEnd"/>
      <w:r w:rsidRPr="00F145F0">
        <w:rPr>
          <w:rFonts w:ascii="Calibri" w:hAnsi="Calibri" w:cs="Calibri"/>
        </w:rPr>
        <w:t xml:space="preserve"> Analyst to identify and delineate (or “segment”) each nucleus and cell body, and extract a number of measurements from each cell. You have a total of 26 images, </w:t>
      </w:r>
      <w:r w:rsidRPr="00F145F0">
        <w:rPr>
          <w:rFonts w:ascii="Calibri" w:hAnsi="Calibri" w:cs="Calibri"/>
        </w:rPr>
        <w:lastRenderedPageBreak/>
        <w:t xml:space="preserve">with approximately 200 cells per image, so you want to automate the process of identifying and segmenting the cells. The first task is to set up a </w:t>
      </w:r>
      <w:proofErr w:type="spellStart"/>
      <w:r w:rsidRPr="00F145F0">
        <w:rPr>
          <w:rFonts w:ascii="Calibri" w:hAnsi="Calibri" w:cs="Calibri"/>
        </w:rPr>
        <w:t>CellProfiler</w:t>
      </w:r>
      <w:proofErr w:type="spellEnd"/>
      <w:r w:rsidRPr="00F145F0">
        <w:rPr>
          <w:rFonts w:ascii="Calibri" w:hAnsi="Calibri" w:cs="Calibri"/>
        </w:rPr>
        <w:t xml:space="preserve"> </w:t>
      </w:r>
      <w:r w:rsidRPr="00F145F0">
        <w:rPr>
          <w:rFonts w:ascii="Calibri" w:hAnsi="Calibri" w:cs="Calibri"/>
          <w:b/>
        </w:rPr>
        <w:t>pipeline</w:t>
      </w:r>
      <w:r w:rsidRPr="00F145F0">
        <w:rPr>
          <w:rFonts w:ascii="Calibri" w:hAnsi="Calibri" w:cs="Calibri"/>
        </w:rPr>
        <w:t xml:space="preserve"> consisting of a number of individual </w:t>
      </w:r>
      <w:r w:rsidRPr="00F145F0">
        <w:rPr>
          <w:rFonts w:ascii="Calibri" w:hAnsi="Calibri" w:cs="Calibri"/>
          <w:b/>
        </w:rPr>
        <w:t>modules</w:t>
      </w:r>
      <w:r w:rsidRPr="00F145F0">
        <w:rPr>
          <w:rFonts w:ascii="Calibri" w:hAnsi="Calibri" w:cs="Calibri"/>
        </w:rPr>
        <w:t xml:space="preserve">; each module performs a unique image-processing step, and multiple modules can be arranged such that they are executed in sequential order. You will test your pipeline on a few images so that you can optimize the settings. Once optimization is complete, you will run the pipeline on all the images in the experiment, collect measurements from each cell and store them in a database. At this point, you will use </w:t>
      </w:r>
      <w:proofErr w:type="spellStart"/>
      <w:r w:rsidRPr="00F145F0">
        <w:rPr>
          <w:rFonts w:ascii="Calibri" w:hAnsi="Calibri" w:cs="Calibri"/>
        </w:rPr>
        <w:t>CellProfiler</w:t>
      </w:r>
      <w:proofErr w:type="spellEnd"/>
      <w:r w:rsidRPr="00F145F0">
        <w:rPr>
          <w:rFonts w:ascii="Calibri" w:hAnsi="Calibri" w:cs="Calibri"/>
        </w:rPr>
        <w:t xml:space="preserve"> Analyst to visualize your data, and use its machine learning tool to train the computer to distinguish between treated and untreated cells. </w:t>
      </w:r>
    </w:p>
    <w:p w:rsidR="007F6532" w:rsidRPr="00326FE3" w:rsidRDefault="00A520AC" w:rsidP="007F6532">
      <w:pPr>
        <w:pStyle w:val="Default"/>
        <w:spacing w:after="200" w:line="276" w:lineRule="auto"/>
        <w:rPr>
          <w:rFonts w:ascii="Calibri" w:hAnsi="Calibri" w:cs="Calibri"/>
          <w:b/>
          <w:bCs/>
          <w:i/>
          <w:u w:val="single"/>
        </w:rPr>
      </w:pPr>
      <w:r>
        <w:rPr>
          <w:rFonts w:ascii="Calibri" w:hAnsi="Calibri" w:cs="Calibri"/>
          <w:b/>
          <w:bCs/>
          <w:i/>
          <w:u w:val="single"/>
        </w:rPr>
        <w:t>Exercise I</w:t>
      </w:r>
      <w:r w:rsidR="007F6532" w:rsidRPr="00326FE3">
        <w:rPr>
          <w:rFonts w:ascii="Calibri" w:hAnsi="Calibri" w:cs="Calibri"/>
          <w:b/>
          <w:bCs/>
          <w:i/>
          <w:u w:val="single"/>
        </w:rPr>
        <w:t xml:space="preserve">: </w:t>
      </w:r>
      <w:r w:rsidR="007F6532" w:rsidRPr="00C94992">
        <w:rPr>
          <w:rFonts w:ascii="Calibri" w:hAnsi="Calibri" w:cs="Calibri"/>
          <w:b/>
          <w:bCs/>
          <w:i/>
          <w:u w:val="single"/>
        </w:rPr>
        <w:t xml:space="preserve">Using the </w:t>
      </w:r>
      <w:proofErr w:type="spellStart"/>
      <w:r w:rsidR="007F6532" w:rsidRPr="00326FE3">
        <w:rPr>
          <w:rFonts w:ascii="Calibri" w:hAnsi="Calibri" w:cs="Calibri"/>
          <w:b/>
          <w:bCs/>
          <w:i/>
          <w:u w:val="single"/>
        </w:rPr>
        <w:t>CellProfiler</w:t>
      </w:r>
      <w:proofErr w:type="spellEnd"/>
      <w:r w:rsidR="007F6532" w:rsidRPr="00C94992">
        <w:rPr>
          <w:rFonts w:ascii="Calibri" w:hAnsi="Calibri" w:cs="Calibri"/>
          <w:b/>
          <w:bCs/>
          <w:i/>
          <w:u w:val="single"/>
        </w:rPr>
        <w:t xml:space="preserve"> software to </w:t>
      </w:r>
      <w:r w:rsidR="007F6532" w:rsidRPr="00326FE3">
        <w:rPr>
          <w:rFonts w:ascii="Calibri" w:hAnsi="Calibri" w:cs="Calibri"/>
          <w:b/>
          <w:bCs/>
          <w:i/>
          <w:u w:val="single"/>
        </w:rPr>
        <w:t xml:space="preserve">identify </w:t>
      </w:r>
      <w:r w:rsidR="007F6532">
        <w:rPr>
          <w:rFonts w:ascii="Calibri" w:hAnsi="Calibri" w:cs="Calibri"/>
          <w:b/>
          <w:bCs/>
          <w:i/>
          <w:u w:val="single"/>
        </w:rPr>
        <w:t>features and obtain measurements from</w:t>
      </w:r>
      <w:r w:rsidR="007F6532" w:rsidRPr="00326FE3">
        <w:rPr>
          <w:rFonts w:ascii="Calibri" w:hAnsi="Calibri" w:cs="Calibri"/>
          <w:b/>
          <w:bCs/>
          <w:i/>
          <w:u w:val="single"/>
        </w:rPr>
        <w:t xml:space="preserve"> cell</w:t>
      </w:r>
      <w:r w:rsidR="007F6532">
        <w:rPr>
          <w:rFonts w:ascii="Calibri" w:hAnsi="Calibri" w:cs="Calibri"/>
          <w:b/>
          <w:bCs/>
          <w:i/>
          <w:u w:val="single"/>
        </w:rPr>
        <w:t>ular images</w:t>
      </w:r>
      <w:r w:rsidR="007F6532" w:rsidRPr="00326FE3">
        <w:rPr>
          <w:rFonts w:ascii="Calibri" w:hAnsi="Calibri" w:cs="Calibri"/>
          <w:b/>
          <w:bCs/>
          <w:i/>
          <w:u w:val="single"/>
        </w:rPr>
        <w:t>.</w:t>
      </w:r>
    </w:p>
    <w:p w:rsidR="007F6532" w:rsidRPr="00F145F0" w:rsidRDefault="009B0F67" w:rsidP="007F6532">
      <w:pPr>
        <w:pStyle w:val="Default"/>
        <w:numPr>
          <w:ilvl w:val="0"/>
          <w:numId w:val="24"/>
        </w:numPr>
        <w:spacing w:after="200" w:line="276" w:lineRule="auto"/>
        <w:ind w:left="360"/>
        <w:rPr>
          <w:rFonts w:ascii="Calibri" w:hAnsi="Calibri" w:cs="Calibri"/>
          <w:b/>
        </w:rPr>
      </w:pPr>
      <w:r>
        <w:rPr>
          <w:rFonts w:ascii="Calibri" w:hAnsi="Calibri" w:cs="Calibri"/>
          <w:b/>
          <w:bCs/>
          <w:iCs/>
        </w:rPr>
        <w:t xml:space="preserve">Starting </w:t>
      </w:r>
      <w:proofErr w:type="spellStart"/>
      <w:r>
        <w:rPr>
          <w:rFonts w:ascii="Calibri" w:hAnsi="Calibri" w:cs="Calibri"/>
          <w:b/>
          <w:bCs/>
          <w:iCs/>
        </w:rPr>
        <w:t>CellProfiler</w:t>
      </w:r>
      <w:proofErr w:type="spellEnd"/>
      <w:r>
        <w:rPr>
          <w:rFonts w:ascii="Calibri" w:hAnsi="Calibri" w:cs="Calibri"/>
          <w:b/>
          <w:bCs/>
          <w:iCs/>
        </w:rPr>
        <w:t xml:space="preserve"> and configuring the input data</w:t>
      </w:r>
      <w:r w:rsidR="002835FF">
        <w:rPr>
          <w:rFonts w:ascii="Calibri" w:hAnsi="Calibri" w:cs="Calibri"/>
          <w:b/>
          <w:bCs/>
          <w:iCs/>
        </w:rPr>
        <w:t xml:space="preserve"> for analysis</w:t>
      </w:r>
    </w:p>
    <w:p w:rsidR="00FC75A4" w:rsidRDefault="00FC75A4" w:rsidP="00D77327">
      <w:pPr>
        <w:pStyle w:val="Default"/>
        <w:numPr>
          <w:ilvl w:val="0"/>
          <w:numId w:val="2"/>
        </w:numPr>
        <w:spacing w:after="200" w:line="276" w:lineRule="auto"/>
        <w:ind w:left="360"/>
        <w:rPr>
          <w:rFonts w:ascii="Calibri" w:hAnsi="Calibri" w:cs="Calibri"/>
        </w:rPr>
      </w:pPr>
      <w:r w:rsidRPr="00F145F0">
        <w:rPr>
          <w:rFonts w:ascii="Calibri" w:hAnsi="Calibri" w:cs="Calibri"/>
        </w:rPr>
        <w:lastRenderedPageBreak/>
        <w:t xml:space="preserve">Start </w:t>
      </w:r>
      <w:proofErr w:type="spellStart"/>
      <w:r w:rsidRPr="00034BEC">
        <w:rPr>
          <w:rFonts w:ascii="Calibri" w:hAnsi="Calibri" w:cs="Calibri"/>
        </w:rPr>
        <w:t>CellProfiler</w:t>
      </w:r>
      <w:proofErr w:type="spellEnd"/>
      <w:r w:rsidRPr="00034BEC">
        <w:rPr>
          <w:rFonts w:ascii="Calibri" w:hAnsi="Calibri" w:cs="Calibri"/>
        </w:rPr>
        <w:t xml:space="preserve"> </w:t>
      </w:r>
      <w:r w:rsidRPr="00034BEC">
        <w:rPr>
          <w:rFonts w:ascii="Calibri" w:hAnsi="Calibri"/>
        </w:rPr>
        <w:t>by double-clicking the desktop icon</w:t>
      </w:r>
      <w:r>
        <w:rPr>
          <w:rFonts w:ascii="Calibri" w:hAnsi="Calibri" w:cs="Calibri"/>
        </w:rPr>
        <w:t xml:space="preserve"> </w:t>
      </w:r>
      <w:r w:rsidR="00CD1805">
        <w:rPr>
          <w:rFonts w:ascii="Calibri" w:hAnsi="Calibri" w:cs="Calibri"/>
          <w:noProof/>
        </w:rPr>
        <w:drawing>
          <wp:inline distT="0" distB="0" distL="0" distR="0">
            <wp:extent cx="336550" cy="336550"/>
            <wp:effectExtent l="0" t="0" r="6350" b="6350"/>
            <wp:docPr id="7" name="Picture 5" descr="cp_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p_12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6550" cy="336550"/>
                    </a:xfrm>
                    <a:prstGeom prst="rect">
                      <a:avLst/>
                    </a:prstGeom>
                    <a:noFill/>
                    <a:ln>
                      <a:noFill/>
                    </a:ln>
                  </pic:spPr>
                </pic:pic>
              </a:graphicData>
            </a:graphic>
          </wp:inline>
        </w:drawing>
      </w:r>
    </w:p>
    <w:p w:rsidR="00F63FB7" w:rsidRDefault="00DF09BF" w:rsidP="00D77327">
      <w:pPr>
        <w:pStyle w:val="Default"/>
        <w:numPr>
          <w:ilvl w:val="0"/>
          <w:numId w:val="2"/>
        </w:numPr>
        <w:spacing w:after="200" w:line="276" w:lineRule="auto"/>
        <w:ind w:left="360"/>
        <w:rPr>
          <w:rFonts w:ascii="Calibri" w:hAnsi="Calibri" w:cs="Calibri"/>
        </w:rPr>
      </w:pPr>
      <w:r>
        <w:rPr>
          <w:rFonts w:ascii="Calibri" w:hAnsi="Calibri" w:cs="Calibri"/>
        </w:rPr>
        <w:t xml:space="preserve">In the </w:t>
      </w:r>
      <w:proofErr w:type="spellStart"/>
      <w:r>
        <w:rPr>
          <w:rFonts w:ascii="Calibri" w:hAnsi="Calibri" w:cs="Calibri"/>
        </w:rPr>
        <w:t>CellProfiler</w:t>
      </w:r>
      <w:proofErr w:type="spellEnd"/>
      <w:r>
        <w:rPr>
          <w:rFonts w:ascii="Calibri" w:hAnsi="Calibri" w:cs="Calibri"/>
        </w:rPr>
        <w:t xml:space="preserve"> interface, y</w:t>
      </w:r>
      <w:r w:rsidR="00630247">
        <w:rPr>
          <w:rFonts w:ascii="Calibri" w:hAnsi="Calibri" w:cs="Calibri"/>
        </w:rPr>
        <w:t xml:space="preserve">ou will see the File list panel, a </w:t>
      </w:r>
      <w:r>
        <w:rPr>
          <w:rFonts w:ascii="Calibri" w:hAnsi="Calibri" w:cs="Calibri"/>
        </w:rPr>
        <w:t>blank panel indicated by the text “Drop files and folders here”</w:t>
      </w:r>
      <w:r w:rsidR="00F63FB7">
        <w:rPr>
          <w:rFonts w:ascii="Calibri" w:hAnsi="Calibri" w:cs="Calibri"/>
        </w:rPr>
        <w:t xml:space="preserve">. The File list panel is the main interface of the </w:t>
      </w:r>
      <w:r w:rsidR="00F63FB7" w:rsidRPr="00F63FB7">
        <w:rPr>
          <w:rFonts w:ascii="Calibri" w:hAnsi="Calibri" w:cs="Calibri"/>
          <w:i/>
        </w:rPr>
        <w:t>Images</w:t>
      </w:r>
      <w:r w:rsidR="00F63FB7">
        <w:rPr>
          <w:rFonts w:ascii="Calibri" w:hAnsi="Calibri" w:cs="Calibri"/>
        </w:rPr>
        <w:t xml:space="preserve"> module, which </w:t>
      </w:r>
      <w:r w:rsidR="00D77327" w:rsidRPr="00D77327">
        <w:rPr>
          <w:rFonts w:ascii="Calibri" w:hAnsi="Calibri" w:cs="Calibri"/>
        </w:rPr>
        <w:t>compile</w:t>
      </w:r>
      <w:r w:rsidR="00D77327">
        <w:rPr>
          <w:rFonts w:ascii="Calibri" w:hAnsi="Calibri" w:cs="Calibri"/>
        </w:rPr>
        <w:t>s</w:t>
      </w:r>
      <w:r w:rsidR="00D77327" w:rsidRPr="00D77327">
        <w:rPr>
          <w:rFonts w:ascii="Calibri" w:hAnsi="Calibri" w:cs="Calibri"/>
        </w:rPr>
        <w:t xml:space="preserve"> a list of files and/or fol</w:t>
      </w:r>
      <w:r w:rsidR="00D77327">
        <w:rPr>
          <w:rFonts w:ascii="Calibri" w:hAnsi="Calibri" w:cs="Calibri"/>
        </w:rPr>
        <w:t>ders that you want to analyze</w:t>
      </w:r>
      <w:r w:rsidR="00F63FB7">
        <w:rPr>
          <w:rFonts w:ascii="Calibri" w:hAnsi="Calibri" w:cs="Calibri"/>
        </w:rPr>
        <w:t xml:space="preserve">; this module is highlighted in the Input modules panel which is located at the upper-left of </w:t>
      </w:r>
      <w:proofErr w:type="spellStart"/>
      <w:r w:rsidR="00F63FB7">
        <w:rPr>
          <w:rFonts w:ascii="Calibri" w:hAnsi="Calibri" w:cs="Calibri"/>
        </w:rPr>
        <w:t>CellProfiler</w:t>
      </w:r>
      <w:proofErr w:type="spellEnd"/>
      <w:r w:rsidR="00F63FB7">
        <w:rPr>
          <w:rFonts w:ascii="Calibri" w:hAnsi="Calibri" w:cs="Calibri"/>
        </w:rPr>
        <w:t>.</w:t>
      </w:r>
    </w:p>
    <w:p w:rsidR="00DF09BF" w:rsidRPr="00F63FB7" w:rsidRDefault="00DF09BF" w:rsidP="00EF04CB">
      <w:pPr>
        <w:pStyle w:val="Default"/>
        <w:numPr>
          <w:ilvl w:val="0"/>
          <w:numId w:val="2"/>
        </w:numPr>
        <w:spacing w:after="200" w:line="276" w:lineRule="auto"/>
        <w:ind w:left="360"/>
        <w:rPr>
          <w:rFonts w:ascii="Calibri" w:hAnsi="Calibri" w:cs="Calibri"/>
        </w:rPr>
      </w:pPr>
      <w:r>
        <w:rPr>
          <w:rFonts w:ascii="Calibri" w:hAnsi="Calibri" w:cs="Calibri"/>
        </w:rPr>
        <w:t xml:space="preserve">From </w:t>
      </w:r>
      <w:r w:rsidR="00630247">
        <w:rPr>
          <w:rFonts w:ascii="Calibri" w:hAnsi="Calibri" w:cs="Calibri"/>
        </w:rPr>
        <w:t>File Explorer (Windows) or Finder (Mac), drag and drop the “</w:t>
      </w:r>
      <w:proofErr w:type="spellStart"/>
      <w:r w:rsidR="00630247" w:rsidRPr="00F145F0">
        <w:rPr>
          <w:rFonts w:ascii="Calibri" w:hAnsi="Calibri" w:cs="Calibri"/>
        </w:rPr>
        <w:t>TranslocationData</w:t>
      </w:r>
      <w:proofErr w:type="spellEnd"/>
      <w:r w:rsidR="00630247">
        <w:rPr>
          <w:rFonts w:ascii="Calibri" w:hAnsi="Calibri" w:cs="Calibri"/>
        </w:rPr>
        <w:t>” folder into this panel.</w:t>
      </w:r>
      <w:r w:rsidR="00F63FB7">
        <w:rPr>
          <w:rFonts w:ascii="Calibri" w:hAnsi="Calibri" w:cs="Calibri"/>
        </w:rPr>
        <w:t xml:space="preserve"> </w:t>
      </w:r>
      <w:r w:rsidRPr="00F63FB7">
        <w:rPr>
          <w:rFonts w:ascii="Calibri" w:hAnsi="Calibri" w:cs="Calibri"/>
        </w:rPr>
        <w:t xml:space="preserve">The names of your </w:t>
      </w:r>
      <w:r w:rsidR="00630247" w:rsidRPr="00F63FB7">
        <w:rPr>
          <w:rFonts w:ascii="Calibri" w:hAnsi="Calibri" w:cs="Calibri"/>
        </w:rPr>
        <w:t>file</w:t>
      </w:r>
      <w:r w:rsidR="000E0815">
        <w:rPr>
          <w:rFonts w:ascii="Calibri" w:hAnsi="Calibri" w:cs="Calibri"/>
        </w:rPr>
        <w:t>s</w:t>
      </w:r>
      <w:r w:rsidR="00630247" w:rsidRPr="00F63FB7">
        <w:rPr>
          <w:rFonts w:ascii="Calibri" w:hAnsi="Calibri" w:cs="Calibri"/>
        </w:rPr>
        <w:t xml:space="preserve"> in the </w:t>
      </w:r>
      <w:proofErr w:type="spellStart"/>
      <w:r w:rsidR="00630247" w:rsidRPr="00F63FB7">
        <w:rPr>
          <w:rFonts w:ascii="Calibri" w:hAnsi="Calibri" w:cs="Calibri"/>
        </w:rPr>
        <w:t>TranslocationData</w:t>
      </w:r>
      <w:proofErr w:type="spellEnd"/>
      <w:r w:rsidR="00630247" w:rsidRPr="00F63FB7">
        <w:rPr>
          <w:rFonts w:ascii="Calibri" w:hAnsi="Calibri" w:cs="Calibri"/>
        </w:rPr>
        <w:t xml:space="preserve"> folder</w:t>
      </w:r>
      <w:r w:rsidRPr="00F63FB7">
        <w:rPr>
          <w:rFonts w:ascii="Calibri" w:hAnsi="Calibri" w:cs="Calibri"/>
        </w:rPr>
        <w:t xml:space="preserve"> should now appear in </w:t>
      </w:r>
      <w:r w:rsidR="00630247" w:rsidRPr="00F63FB7">
        <w:rPr>
          <w:rFonts w:ascii="Calibri" w:hAnsi="Calibri" w:cs="Calibri"/>
        </w:rPr>
        <w:t>the File list panel</w:t>
      </w:r>
      <w:r w:rsidRPr="00F63FB7">
        <w:rPr>
          <w:rFonts w:ascii="Calibri" w:hAnsi="Calibri" w:cs="Calibri"/>
        </w:rPr>
        <w:t>.</w:t>
      </w:r>
      <w:r w:rsidR="00630247" w:rsidRPr="00F63FB7">
        <w:rPr>
          <w:rFonts w:ascii="Calibri" w:hAnsi="Calibri" w:cs="Calibri"/>
        </w:rPr>
        <w:t xml:space="preserve"> Double-click on “</w:t>
      </w:r>
      <w:r w:rsidR="00EF04CB" w:rsidRPr="00EF04CB">
        <w:rPr>
          <w:rFonts w:ascii="Calibri" w:hAnsi="Calibri" w:cs="Calibri"/>
        </w:rPr>
        <w:t>BBBC013_A01_s1_w1.tif</w:t>
      </w:r>
      <w:r w:rsidR="00630247" w:rsidRPr="00F63FB7">
        <w:rPr>
          <w:rFonts w:ascii="Calibri" w:hAnsi="Calibri" w:cs="Calibri"/>
        </w:rPr>
        <w:t>” and “</w:t>
      </w:r>
      <w:r w:rsidR="00EF04CB">
        <w:rPr>
          <w:rFonts w:ascii="Calibri" w:hAnsi="Calibri" w:cs="Calibri"/>
        </w:rPr>
        <w:t>BBBC013_A12</w:t>
      </w:r>
      <w:r w:rsidR="00EF04CB" w:rsidRPr="00EF04CB">
        <w:rPr>
          <w:rFonts w:ascii="Calibri" w:hAnsi="Calibri" w:cs="Calibri"/>
        </w:rPr>
        <w:t>_s1_w1.tif</w:t>
      </w:r>
      <w:r w:rsidRPr="00F63FB7">
        <w:rPr>
          <w:rFonts w:ascii="Calibri" w:hAnsi="Calibri" w:cs="Calibri"/>
        </w:rPr>
        <w:t xml:space="preserve">” to see what examples of negative and positive GFP controls look like, respectively. </w:t>
      </w:r>
    </w:p>
    <w:p w:rsidR="00630247" w:rsidRPr="00DF09BF" w:rsidRDefault="00630247" w:rsidP="00DF09BF">
      <w:pPr>
        <w:pStyle w:val="Default"/>
        <w:numPr>
          <w:ilvl w:val="0"/>
          <w:numId w:val="2"/>
        </w:numPr>
        <w:spacing w:after="200" w:line="276" w:lineRule="auto"/>
        <w:ind w:left="360"/>
        <w:rPr>
          <w:rFonts w:ascii="Calibri" w:hAnsi="Calibri" w:cs="Calibri"/>
        </w:rPr>
      </w:pPr>
      <w:r>
        <w:rPr>
          <w:rFonts w:ascii="Calibri" w:hAnsi="Calibri" w:cs="Calibri"/>
        </w:rPr>
        <w:t xml:space="preserve">Scroll to the bottom of the File list and note that in addition to the image files, there is a file called </w:t>
      </w:r>
      <w:r>
        <w:rPr>
          <w:rFonts w:ascii="Calibri" w:hAnsi="Calibri" w:cs="Calibri"/>
        </w:rPr>
        <w:lastRenderedPageBreak/>
        <w:t xml:space="preserve">“Tranlocation_doses_and_controls.csv”. We only want image files to be analyzed in </w:t>
      </w:r>
      <w:proofErr w:type="spellStart"/>
      <w:r>
        <w:rPr>
          <w:rFonts w:ascii="Calibri" w:hAnsi="Calibri" w:cs="Calibri"/>
        </w:rPr>
        <w:t>CellProfiler</w:t>
      </w:r>
      <w:proofErr w:type="spellEnd"/>
      <w:r>
        <w:rPr>
          <w:rFonts w:ascii="Calibri" w:hAnsi="Calibri" w:cs="Calibri"/>
        </w:rPr>
        <w:t xml:space="preserve"> so this image needs to be removed from consideration.</w:t>
      </w:r>
    </w:p>
    <w:p w:rsidR="007F6532" w:rsidRPr="00F145F0" w:rsidRDefault="00630247" w:rsidP="00DF09BF">
      <w:pPr>
        <w:pStyle w:val="Default"/>
        <w:numPr>
          <w:ilvl w:val="0"/>
          <w:numId w:val="2"/>
        </w:numPr>
        <w:spacing w:after="200" w:line="276" w:lineRule="auto"/>
        <w:ind w:left="360"/>
        <w:rPr>
          <w:rFonts w:ascii="Calibri" w:hAnsi="Calibri" w:cs="Calibri"/>
        </w:rPr>
      </w:pPr>
      <w:r>
        <w:rPr>
          <w:rFonts w:ascii="Calibri" w:hAnsi="Calibri" w:cs="Calibri"/>
        </w:rPr>
        <w:t xml:space="preserve">Under the Module settings panel (below the File list), you will see </w:t>
      </w:r>
      <w:r w:rsidR="00FC75A4">
        <w:rPr>
          <w:rFonts w:ascii="Calibri" w:hAnsi="Calibri" w:cs="Calibri"/>
        </w:rPr>
        <w:t>a control</w:t>
      </w:r>
      <w:r>
        <w:rPr>
          <w:rFonts w:ascii="Calibri" w:hAnsi="Calibri" w:cs="Calibri"/>
        </w:rPr>
        <w:t xml:space="preserve"> for specifying </w:t>
      </w:r>
      <w:r w:rsidR="00A13F6A">
        <w:rPr>
          <w:rFonts w:ascii="Calibri" w:hAnsi="Calibri" w:cs="Calibri"/>
        </w:rPr>
        <w:t>which files should be used from the above list</w:t>
      </w:r>
      <w:r>
        <w:rPr>
          <w:rFonts w:ascii="Calibri" w:hAnsi="Calibri" w:cs="Calibri"/>
        </w:rPr>
        <w:t>. Click on the “Update file list” button to filter out the non-image files</w:t>
      </w:r>
      <w:r w:rsidR="00A13F6A">
        <w:rPr>
          <w:rFonts w:ascii="Calibri" w:hAnsi="Calibri" w:cs="Calibri"/>
        </w:rPr>
        <w:t xml:space="preserve"> using the default settings</w:t>
      </w:r>
      <w:r>
        <w:rPr>
          <w:rFonts w:ascii="Calibri" w:hAnsi="Calibri" w:cs="Calibri"/>
        </w:rPr>
        <w:t xml:space="preserve">. You will see that the </w:t>
      </w:r>
      <w:r w:rsidR="00406C6B">
        <w:rPr>
          <w:rFonts w:ascii="Calibri" w:hAnsi="Calibri" w:cs="Calibri"/>
        </w:rPr>
        <w:t>CSV</w:t>
      </w:r>
      <w:r>
        <w:rPr>
          <w:rFonts w:ascii="Calibri" w:hAnsi="Calibri" w:cs="Calibri"/>
        </w:rPr>
        <w:t xml:space="preserve"> </w:t>
      </w:r>
      <w:r w:rsidR="00A13F6A">
        <w:rPr>
          <w:rFonts w:ascii="Calibri" w:hAnsi="Calibri" w:cs="Calibri"/>
        </w:rPr>
        <w:t>file is then</w:t>
      </w:r>
      <w:r>
        <w:rPr>
          <w:rFonts w:ascii="Calibri" w:hAnsi="Calibri" w:cs="Calibri"/>
        </w:rPr>
        <w:t xml:space="preserve"> grayed-out in the list</w:t>
      </w:r>
      <w:r w:rsidR="00A13F6A">
        <w:rPr>
          <w:rFonts w:ascii="Calibri" w:hAnsi="Calibri" w:cs="Calibri"/>
        </w:rPr>
        <w:t>, indicating that it will not be used.</w:t>
      </w:r>
    </w:p>
    <w:p w:rsidR="00F63FB7" w:rsidRDefault="007F6532" w:rsidP="007F6532">
      <w:pPr>
        <w:pStyle w:val="Default"/>
        <w:numPr>
          <w:ilvl w:val="0"/>
          <w:numId w:val="3"/>
        </w:numPr>
        <w:spacing w:after="200" w:line="276" w:lineRule="auto"/>
        <w:ind w:left="360"/>
        <w:rPr>
          <w:rFonts w:ascii="Calibri" w:hAnsi="Calibri" w:cs="Calibri"/>
        </w:rPr>
      </w:pPr>
      <w:r w:rsidRPr="00F145F0">
        <w:rPr>
          <w:rFonts w:ascii="Calibri" w:hAnsi="Calibri" w:cs="Calibri"/>
        </w:rPr>
        <w:t xml:space="preserve">Click on </w:t>
      </w:r>
      <w:r w:rsidR="00F63FB7">
        <w:rPr>
          <w:rFonts w:ascii="Calibri" w:hAnsi="Calibri" w:cs="Calibri"/>
        </w:rPr>
        <w:t xml:space="preserve">the </w:t>
      </w:r>
      <w:r w:rsidR="00F63FB7" w:rsidRPr="00F63FB7">
        <w:rPr>
          <w:rFonts w:ascii="Calibri" w:hAnsi="Calibri" w:cs="Calibri"/>
          <w:i/>
        </w:rPr>
        <w:t>Metadata</w:t>
      </w:r>
      <w:r w:rsidR="00F63FB7">
        <w:rPr>
          <w:rFonts w:ascii="Calibri" w:hAnsi="Calibri" w:cs="Calibri"/>
        </w:rPr>
        <w:t xml:space="preserve"> module, which is the second module in the Input module panel; this </w:t>
      </w:r>
      <w:r w:rsidRPr="00F145F0">
        <w:rPr>
          <w:rFonts w:ascii="Calibri" w:hAnsi="Calibri" w:cs="Calibri"/>
          <w:bCs/>
        </w:rPr>
        <w:t xml:space="preserve">module allows you to </w:t>
      </w:r>
      <w:r w:rsidR="00D85B06">
        <w:rPr>
          <w:rFonts w:ascii="Calibri" w:hAnsi="Calibri" w:cs="Calibri"/>
        </w:rPr>
        <w:t>provide</w:t>
      </w:r>
      <w:r w:rsidRPr="00F145F0">
        <w:rPr>
          <w:rFonts w:ascii="Calibri" w:hAnsi="Calibri" w:cs="Calibri"/>
        </w:rPr>
        <w:t xml:space="preserve"> </w:t>
      </w:r>
      <w:r w:rsidR="00D85B06">
        <w:rPr>
          <w:rFonts w:ascii="Calibri" w:hAnsi="Calibri" w:cs="Calibri"/>
        </w:rPr>
        <w:t>information about the drug dosages</w:t>
      </w:r>
      <w:r w:rsidR="00F63FB7">
        <w:rPr>
          <w:rFonts w:ascii="Calibri" w:hAnsi="Calibri" w:cs="Calibri"/>
        </w:rPr>
        <w:t xml:space="preserve"> and location on the plate</w:t>
      </w:r>
      <w:r w:rsidRPr="00F145F0">
        <w:rPr>
          <w:rFonts w:ascii="Calibri" w:hAnsi="Calibri" w:cs="Calibri"/>
        </w:rPr>
        <w:t>.</w:t>
      </w:r>
      <w:r w:rsidR="00F63FB7">
        <w:rPr>
          <w:rFonts w:ascii="Calibri" w:hAnsi="Calibri" w:cs="Calibri"/>
        </w:rPr>
        <w:t xml:space="preserve"> </w:t>
      </w:r>
      <w:r w:rsidR="009F7D2D">
        <w:rPr>
          <w:rFonts w:ascii="Calibri" w:hAnsi="Calibri" w:cs="Calibri"/>
        </w:rPr>
        <w:t xml:space="preserve">Select </w:t>
      </w:r>
      <w:r w:rsidR="009F7D2D" w:rsidRPr="009F7D2D">
        <w:rPr>
          <w:rFonts w:ascii="Calibri" w:hAnsi="Calibri" w:cs="Calibri"/>
        </w:rPr>
        <w:t>“Yes”</w:t>
      </w:r>
      <w:r w:rsidR="009F7D2D">
        <w:rPr>
          <w:rFonts w:ascii="Calibri" w:hAnsi="Calibri" w:cs="Calibri"/>
        </w:rPr>
        <w:t xml:space="preserve"> for</w:t>
      </w:r>
      <w:r w:rsidR="00F63FB7">
        <w:rPr>
          <w:rFonts w:ascii="Calibri" w:hAnsi="Calibri" w:cs="Calibri"/>
        </w:rPr>
        <w:t xml:space="preserve"> “Extract metadata?” to reveal the relevant settings below.</w:t>
      </w:r>
    </w:p>
    <w:p w:rsidR="00594379" w:rsidRDefault="00F63FB7" w:rsidP="00594379">
      <w:pPr>
        <w:pStyle w:val="Default"/>
        <w:numPr>
          <w:ilvl w:val="0"/>
          <w:numId w:val="3"/>
        </w:numPr>
        <w:spacing w:after="200" w:line="276" w:lineRule="auto"/>
        <w:ind w:left="360"/>
        <w:rPr>
          <w:rFonts w:ascii="Calibri" w:hAnsi="Calibri" w:cs="Calibri"/>
        </w:rPr>
      </w:pPr>
      <w:r>
        <w:rPr>
          <w:rFonts w:ascii="Calibri" w:hAnsi="Calibri" w:cs="Calibri"/>
        </w:rPr>
        <w:t>Click the drop-down box next to “Metadata extraction method” and select “Extract from folder/file names”.</w:t>
      </w:r>
    </w:p>
    <w:p w:rsidR="006E4B7D" w:rsidRDefault="00F63FB7" w:rsidP="00594379">
      <w:pPr>
        <w:pStyle w:val="Default"/>
        <w:numPr>
          <w:ilvl w:val="0"/>
          <w:numId w:val="3"/>
        </w:numPr>
        <w:spacing w:line="276" w:lineRule="auto"/>
        <w:ind w:left="360"/>
        <w:rPr>
          <w:rFonts w:ascii="Calibri" w:hAnsi="Calibri" w:cs="Calibri"/>
        </w:rPr>
      </w:pPr>
      <w:r w:rsidRPr="00594379">
        <w:rPr>
          <w:rFonts w:ascii="Calibri" w:hAnsi="Calibri" w:cs="Calibri"/>
        </w:rPr>
        <w:lastRenderedPageBreak/>
        <w:t>Click the magnifying glass icon</w:t>
      </w:r>
      <w:r w:rsidR="00EF04CB">
        <w:rPr>
          <w:rFonts w:ascii="Calibri" w:hAnsi="Calibri" w:cs="Calibri"/>
        </w:rPr>
        <w:t xml:space="preserve"> </w:t>
      </w:r>
      <w:r w:rsidR="00CD1805">
        <w:rPr>
          <w:noProof/>
        </w:rPr>
        <w:drawing>
          <wp:inline distT="0" distB="0" distL="0" distR="0">
            <wp:extent cx="215900" cy="205105"/>
            <wp:effectExtent l="0" t="0" r="0" b="4445"/>
            <wp:docPr id="8" name="Picture 8" descr="https://i-msdn.sec.s-msft.com/dynimg/IC10473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i-msdn.sec.s-msft.com/dynimg/IC104730.gif"/>
                    <pic:cNvPicPr>
                      <a:picLocks noChangeAspect="1" noChangeArrowheads="1"/>
                    </pic:cNvPicPr>
                  </pic:nvPicPr>
                  <pic:blipFill>
                    <a:blip r:embed="rId11">
                      <a:extLst>
                        <a:ext uri="{28A0092B-C50C-407E-A947-70E740481C1C}">
                          <a14:useLocalDpi xmlns:a14="http://schemas.microsoft.com/office/drawing/2010/main" val="0"/>
                        </a:ext>
                      </a:extLst>
                    </a:blip>
                    <a:srcRect l="31577" t="11975" r="36847" b="6999"/>
                    <a:stretch>
                      <a:fillRect/>
                    </a:stretch>
                  </pic:blipFill>
                  <pic:spPr bwMode="auto">
                    <a:xfrm>
                      <a:off x="0" y="0"/>
                      <a:ext cx="215900" cy="205105"/>
                    </a:xfrm>
                    <a:prstGeom prst="rect">
                      <a:avLst/>
                    </a:prstGeom>
                    <a:noFill/>
                    <a:ln>
                      <a:noFill/>
                    </a:ln>
                  </pic:spPr>
                </pic:pic>
              </a:graphicData>
            </a:graphic>
          </wp:inline>
        </w:drawing>
      </w:r>
      <w:r w:rsidRPr="00594379">
        <w:rPr>
          <w:rFonts w:ascii="Calibri" w:hAnsi="Calibri" w:cs="Calibri"/>
        </w:rPr>
        <w:t xml:space="preserve"> to the right of the text box labeled “Regular expression”. </w:t>
      </w:r>
    </w:p>
    <w:p w:rsidR="006E4B7D" w:rsidRDefault="00594379" w:rsidP="006E4B7D">
      <w:pPr>
        <w:pStyle w:val="Default"/>
        <w:numPr>
          <w:ilvl w:val="1"/>
          <w:numId w:val="3"/>
        </w:numPr>
        <w:spacing w:line="276" w:lineRule="auto"/>
        <w:ind w:left="720"/>
        <w:rPr>
          <w:rFonts w:ascii="Calibri" w:hAnsi="Calibri" w:cs="Calibri"/>
        </w:rPr>
      </w:pPr>
      <w:r>
        <w:rPr>
          <w:rFonts w:ascii="Calibri" w:hAnsi="Calibri" w:cs="Calibri"/>
        </w:rPr>
        <w:t xml:space="preserve">A new dialog box will appear to </w:t>
      </w:r>
      <w:r w:rsidR="00BD3B60">
        <w:rPr>
          <w:rFonts w:ascii="Calibri" w:hAnsi="Calibri" w:cs="Calibri"/>
        </w:rPr>
        <w:t xml:space="preserve">assist in comparing </w:t>
      </w:r>
      <w:r>
        <w:rPr>
          <w:rFonts w:ascii="Calibri" w:hAnsi="Calibri" w:cs="Calibri"/>
        </w:rPr>
        <w:t>the entered regular expression against an example image filename.</w:t>
      </w:r>
    </w:p>
    <w:p w:rsidR="00594379" w:rsidRPr="006E4B7D" w:rsidRDefault="00594379" w:rsidP="006E4B7D">
      <w:pPr>
        <w:pStyle w:val="Default"/>
        <w:numPr>
          <w:ilvl w:val="1"/>
          <w:numId w:val="3"/>
        </w:numPr>
        <w:spacing w:line="276" w:lineRule="auto"/>
        <w:ind w:left="720"/>
        <w:rPr>
          <w:rFonts w:ascii="Calibri" w:hAnsi="Calibri" w:cs="Calibri"/>
        </w:rPr>
      </w:pPr>
      <w:r w:rsidRPr="006E4B7D">
        <w:rPr>
          <w:rFonts w:ascii="Calibri" w:hAnsi="Calibri" w:cs="Calibri"/>
        </w:rPr>
        <w:t>You will see the color of the “</w:t>
      </w:r>
      <w:r w:rsidR="006E4B7D">
        <w:rPr>
          <w:rFonts w:ascii="Calibri" w:hAnsi="Calibri" w:cs="Calibri"/>
        </w:rPr>
        <w:t>Plate</w:t>
      </w:r>
      <w:r w:rsidRPr="006E4B7D">
        <w:rPr>
          <w:rFonts w:ascii="Calibri" w:hAnsi="Calibri" w:cs="Calibri"/>
        </w:rPr>
        <w:t>”</w:t>
      </w:r>
      <w:r w:rsidR="006E4B7D">
        <w:rPr>
          <w:rFonts w:ascii="Calibri" w:hAnsi="Calibri" w:cs="Calibri"/>
        </w:rPr>
        <w:t xml:space="preserve">, “Well”, “Site” </w:t>
      </w:r>
      <w:r w:rsidRPr="006E4B7D">
        <w:rPr>
          <w:rFonts w:ascii="Calibri" w:hAnsi="Calibri" w:cs="Calibri"/>
        </w:rPr>
        <w:t>and “</w:t>
      </w:r>
      <w:proofErr w:type="spellStart"/>
      <w:r w:rsidR="006E4B7D" w:rsidRPr="006E4B7D">
        <w:rPr>
          <w:rFonts w:ascii="Calibri" w:hAnsi="Calibri" w:cs="Calibri"/>
        </w:rPr>
        <w:t>ChannelNumber</w:t>
      </w:r>
      <w:proofErr w:type="spellEnd"/>
      <w:r w:rsidRPr="006E4B7D">
        <w:rPr>
          <w:rFonts w:ascii="Calibri" w:hAnsi="Calibri" w:cs="Calibri"/>
        </w:rPr>
        <w:t xml:space="preserve">” text match the color of the corresponding portion in the Test text below. </w:t>
      </w:r>
    </w:p>
    <w:p w:rsidR="00F63FB7" w:rsidRDefault="00594379" w:rsidP="00594379">
      <w:pPr>
        <w:pStyle w:val="Default"/>
        <w:numPr>
          <w:ilvl w:val="1"/>
          <w:numId w:val="3"/>
        </w:numPr>
        <w:spacing w:after="200" w:line="276" w:lineRule="auto"/>
        <w:ind w:left="720"/>
        <w:rPr>
          <w:rFonts w:ascii="Calibri" w:hAnsi="Calibri" w:cs="Calibri"/>
        </w:rPr>
      </w:pPr>
      <w:r>
        <w:rPr>
          <w:rFonts w:ascii="Calibri" w:hAnsi="Calibri" w:cs="Calibri"/>
        </w:rPr>
        <w:t xml:space="preserve">Once finished, click the “Submit” button to use this expression in the </w:t>
      </w:r>
      <w:r w:rsidR="00615BAF" w:rsidRPr="00615BAF">
        <w:rPr>
          <w:rFonts w:ascii="Calibri" w:hAnsi="Calibri" w:cs="Calibri"/>
          <w:i/>
        </w:rPr>
        <w:t>Metadata</w:t>
      </w:r>
      <w:r w:rsidR="00615BAF">
        <w:rPr>
          <w:rFonts w:ascii="Calibri" w:hAnsi="Calibri" w:cs="Calibri"/>
        </w:rPr>
        <w:t xml:space="preserve"> </w:t>
      </w:r>
      <w:r>
        <w:rPr>
          <w:rFonts w:ascii="Calibri" w:hAnsi="Calibri" w:cs="Calibri"/>
        </w:rPr>
        <w:t>module.</w:t>
      </w:r>
    </w:p>
    <w:p w:rsidR="00594379" w:rsidRDefault="00594379" w:rsidP="00594379">
      <w:pPr>
        <w:pStyle w:val="Default"/>
        <w:numPr>
          <w:ilvl w:val="0"/>
          <w:numId w:val="3"/>
        </w:numPr>
        <w:spacing w:after="200" w:line="276" w:lineRule="auto"/>
        <w:ind w:left="360"/>
        <w:rPr>
          <w:rFonts w:ascii="Calibri" w:hAnsi="Calibri" w:cs="Calibri"/>
        </w:rPr>
      </w:pPr>
      <w:r>
        <w:rPr>
          <w:rFonts w:ascii="Calibri" w:hAnsi="Calibri" w:cs="Calibri"/>
        </w:rPr>
        <w:t xml:space="preserve">Click the “Update” button below </w:t>
      </w:r>
      <w:r w:rsidR="00D85B06">
        <w:rPr>
          <w:rFonts w:ascii="Calibri" w:hAnsi="Calibri" w:cs="Calibri"/>
        </w:rPr>
        <w:t xml:space="preserve">the divider </w:t>
      </w:r>
      <w:r>
        <w:rPr>
          <w:rFonts w:ascii="Calibri" w:hAnsi="Calibri" w:cs="Calibri"/>
        </w:rPr>
        <w:t xml:space="preserve">to </w:t>
      </w:r>
      <w:r w:rsidR="00615BAF">
        <w:rPr>
          <w:rFonts w:ascii="Calibri" w:hAnsi="Calibri" w:cs="Calibri"/>
        </w:rPr>
        <w:t>display</w:t>
      </w:r>
      <w:r>
        <w:rPr>
          <w:rFonts w:ascii="Calibri" w:hAnsi="Calibri" w:cs="Calibri"/>
        </w:rPr>
        <w:t xml:space="preserve"> a table</w:t>
      </w:r>
      <w:r w:rsidR="00D85B06">
        <w:rPr>
          <w:rFonts w:ascii="Calibri" w:hAnsi="Calibri" w:cs="Calibri"/>
        </w:rPr>
        <w:t xml:space="preserve"> </w:t>
      </w:r>
      <w:r w:rsidR="00615BAF">
        <w:rPr>
          <w:rFonts w:ascii="Calibri" w:hAnsi="Calibri" w:cs="Calibri"/>
        </w:rPr>
        <w:t>showing</w:t>
      </w:r>
      <w:r w:rsidR="00D85B06">
        <w:rPr>
          <w:rFonts w:ascii="Calibri" w:hAnsi="Calibri" w:cs="Calibri"/>
        </w:rPr>
        <w:t xml:space="preserve"> each image from the </w:t>
      </w:r>
      <w:r w:rsidR="00D85B06" w:rsidRPr="00615BAF">
        <w:rPr>
          <w:rFonts w:ascii="Calibri" w:hAnsi="Calibri" w:cs="Calibri"/>
          <w:i/>
        </w:rPr>
        <w:t>Images</w:t>
      </w:r>
      <w:r w:rsidR="00D85B06">
        <w:rPr>
          <w:rFonts w:ascii="Calibri" w:hAnsi="Calibri" w:cs="Calibri"/>
        </w:rPr>
        <w:t xml:space="preserve"> module</w:t>
      </w:r>
      <w:r w:rsidR="00615BAF">
        <w:rPr>
          <w:rFonts w:ascii="Calibri" w:hAnsi="Calibri" w:cs="Calibri"/>
        </w:rPr>
        <w:t xml:space="preserve"> along with t</w:t>
      </w:r>
      <w:r w:rsidR="00D85B06">
        <w:rPr>
          <w:rFonts w:ascii="Calibri" w:hAnsi="Calibri" w:cs="Calibri"/>
        </w:rPr>
        <w:t xml:space="preserve">he </w:t>
      </w:r>
      <w:proofErr w:type="spellStart"/>
      <w:r w:rsidR="00D85B06">
        <w:rPr>
          <w:rFonts w:ascii="Calibri" w:hAnsi="Calibri" w:cs="Calibri"/>
        </w:rPr>
        <w:t>ChannelNumber</w:t>
      </w:r>
      <w:proofErr w:type="spellEnd"/>
      <w:r w:rsidR="00D85B06">
        <w:rPr>
          <w:rFonts w:ascii="Calibri" w:hAnsi="Calibri" w:cs="Calibri"/>
        </w:rPr>
        <w:t xml:space="preserve"> and Well </w:t>
      </w:r>
      <w:r w:rsidR="00CE6926">
        <w:rPr>
          <w:rFonts w:ascii="Calibri" w:hAnsi="Calibri" w:cs="Calibri"/>
        </w:rPr>
        <w:t xml:space="preserve">metadata </w:t>
      </w:r>
      <w:r w:rsidR="00D85B06">
        <w:rPr>
          <w:rFonts w:ascii="Calibri" w:hAnsi="Calibri" w:cs="Calibri"/>
        </w:rPr>
        <w:t>values extracted from the file names.</w:t>
      </w:r>
    </w:p>
    <w:p w:rsidR="00D85B06" w:rsidRDefault="00D85B06" w:rsidP="00D85B06">
      <w:pPr>
        <w:pStyle w:val="Default"/>
        <w:numPr>
          <w:ilvl w:val="0"/>
          <w:numId w:val="3"/>
        </w:numPr>
        <w:spacing w:after="200" w:line="276" w:lineRule="auto"/>
        <w:ind w:left="360"/>
        <w:rPr>
          <w:rFonts w:ascii="Calibri" w:hAnsi="Calibri" w:cs="Calibri"/>
        </w:rPr>
      </w:pPr>
      <w:r>
        <w:rPr>
          <w:rFonts w:ascii="Calibri" w:hAnsi="Calibri" w:cs="Calibri"/>
        </w:rPr>
        <w:t xml:space="preserve">Click the “Add another extraction method” button to add another group of settings to </w:t>
      </w:r>
      <w:r w:rsidR="00615BAF">
        <w:rPr>
          <w:rFonts w:ascii="Calibri" w:hAnsi="Calibri" w:cs="Calibri"/>
        </w:rPr>
        <w:t>gather</w:t>
      </w:r>
      <w:r>
        <w:rPr>
          <w:rFonts w:ascii="Calibri" w:hAnsi="Calibri" w:cs="Calibri"/>
        </w:rPr>
        <w:t xml:space="preserve"> additional metadata. Click the drop-down box next to “Metadata extraction method” and select “Import from file”.</w:t>
      </w:r>
    </w:p>
    <w:p w:rsidR="00EC7312" w:rsidRDefault="00D85B06" w:rsidP="00521F27">
      <w:pPr>
        <w:pStyle w:val="Default"/>
        <w:numPr>
          <w:ilvl w:val="0"/>
          <w:numId w:val="3"/>
        </w:numPr>
        <w:spacing w:line="276" w:lineRule="auto"/>
        <w:ind w:left="360"/>
        <w:rPr>
          <w:rFonts w:ascii="Calibri" w:hAnsi="Calibri" w:cs="Calibri"/>
        </w:rPr>
      </w:pPr>
      <w:r>
        <w:rPr>
          <w:rFonts w:ascii="Calibri" w:hAnsi="Calibri" w:cs="Calibri"/>
        </w:rPr>
        <w:lastRenderedPageBreak/>
        <w:t xml:space="preserve">Next to the text box </w:t>
      </w:r>
      <w:r w:rsidR="00F30078">
        <w:rPr>
          <w:rFonts w:ascii="Calibri" w:hAnsi="Calibri" w:cs="Calibri"/>
        </w:rPr>
        <w:t>labeled</w:t>
      </w:r>
      <w:r>
        <w:rPr>
          <w:rFonts w:ascii="Calibri" w:hAnsi="Calibri" w:cs="Calibri"/>
        </w:rPr>
        <w:t xml:space="preserve"> “Metadata file location” setting, click the folder button to select </w:t>
      </w:r>
      <w:r w:rsidR="00615BAF">
        <w:rPr>
          <w:rFonts w:ascii="Calibri" w:hAnsi="Calibri" w:cs="Calibri"/>
        </w:rPr>
        <w:t xml:space="preserve">the </w:t>
      </w:r>
      <w:r w:rsidRPr="00F145F0">
        <w:rPr>
          <w:rFonts w:ascii="Calibri" w:hAnsi="Calibri" w:cs="Calibri"/>
        </w:rPr>
        <w:t>“Transloc</w:t>
      </w:r>
      <w:r>
        <w:rPr>
          <w:rFonts w:ascii="Calibri" w:hAnsi="Calibri" w:cs="Calibri"/>
        </w:rPr>
        <w:t xml:space="preserve">ation_doses_and_controls.csv” </w:t>
      </w:r>
      <w:r w:rsidR="00615BAF">
        <w:rPr>
          <w:rFonts w:ascii="Calibri" w:hAnsi="Calibri" w:cs="Calibri"/>
        </w:rPr>
        <w:t xml:space="preserve">file </w:t>
      </w:r>
      <w:r>
        <w:rPr>
          <w:rFonts w:ascii="Calibri" w:hAnsi="Calibri" w:cs="Calibri"/>
        </w:rPr>
        <w:t>located in the “</w:t>
      </w:r>
      <w:proofErr w:type="spellStart"/>
      <w:r>
        <w:rPr>
          <w:rFonts w:ascii="Calibri" w:hAnsi="Calibri" w:cs="Calibri"/>
        </w:rPr>
        <w:t>TranslocationData</w:t>
      </w:r>
      <w:proofErr w:type="spellEnd"/>
      <w:r>
        <w:rPr>
          <w:rFonts w:ascii="Calibri" w:hAnsi="Calibri" w:cs="Calibri"/>
        </w:rPr>
        <w:t>” folder.</w:t>
      </w:r>
      <w:r w:rsidRPr="00D85B06">
        <w:rPr>
          <w:rFonts w:ascii="Calibri" w:hAnsi="Calibri" w:cs="Calibri"/>
        </w:rPr>
        <w:t xml:space="preserve"> </w:t>
      </w:r>
    </w:p>
    <w:p w:rsidR="00D85B06" w:rsidRDefault="00D85B06" w:rsidP="00EC7312">
      <w:pPr>
        <w:pStyle w:val="Default"/>
        <w:numPr>
          <w:ilvl w:val="1"/>
          <w:numId w:val="3"/>
        </w:numPr>
        <w:spacing w:line="276" w:lineRule="auto"/>
        <w:ind w:left="720"/>
        <w:rPr>
          <w:rFonts w:ascii="Calibri" w:hAnsi="Calibri" w:cs="Calibri"/>
        </w:rPr>
      </w:pPr>
      <w:r w:rsidRPr="00F145F0">
        <w:rPr>
          <w:rFonts w:ascii="Calibri" w:hAnsi="Calibri" w:cs="Calibri"/>
        </w:rPr>
        <w:t>This is the file describing the image names, locations in the 96-well plate, and doses.</w:t>
      </w:r>
    </w:p>
    <w:p w:rsidR="00521F27" w:rsidRDefault="009F7D2D" w:rsidP="00EC7312">
      <w:pPr>
        <w:pStyle w:val="Default"/>
        <w:numPr>
          <w:ilvl w:val="1"/>
          <w:numId w:val="3"/>
        </w:numPr>
        <w:spacing w:after="200" w:line="276" w:lineRule="auto"/>
        <w:ind w:left="720"/>
        <w:rPr>
          <w:rFonts w:ascii="Calibri" w:hAnsi="Calibri" w:cs="Calibri"/>
        </w:rPr>
      </w:pPr>
      <w:r>
        <w:rPr>
          <w:rFonts w:ascii="Calibri" w:hAnsi="Calibri" w:cs="Calibri"/>
        </w:rPr>
        <w:t>Select</w:t>
      </w:r>
      <w:r w:rsidR="00521F27">
        <w:rPr>
          <w:rFonts w:ascii="Calibri" w:hAnsi="Calibri" w:cs="Calibri"/>
        </w:rPr>
        <w:t xml:space="preserve"> “Well” </w:t>
      </w:r>
      <w:r>
        <w:rPr>
          <w:rFonts w:ascii="Calibri" w:hAnsi="Calibri" w:cs="Calibri"/>
        </w:rPr>
        <w:t>from both drop-downs under “CSV Metadata” and “Image Metadata”</w:t>
      </w:r>
      <w:r w:rsidR="00521F27">
        <w:rPr>
          <w:rFonts w:ascii="Calibri" w:hAnsi="Calibri" w:cs="Calibri"/>
        </w:rPr>
        <w:t xml:space="preserve">. </w:t>
      </w:r>
      <w:r>
        <w:rPr>
          <w:rFonts w:ascii="Calibri" w:hAnsi="Calibri" w:cs="Calibri"/>
        </w:rPr>
        <w:t>This indicates that the well metadata values from the CSV are to be matched to the well metadata values obtained from the filename.</w:t>
      </w:r>
    </w:p>
    <w:p w:rsidR="009F7D2D" w:rsidRDefault="009F7D2D" w:rsidP="00594379">
      <w:pPr>
        <w:pStyle w:val="Default"/>
        <w:numPr>
          <w:ilvl w:val="0"/>
          <w:numId w:val="3"/>
        </w:numPr>
        <w:spacing w:after="200" w:line="276" w:lineRule="auto"/>
        <w:ind w:left="360"/>
        <w:rPr>
          <w:rFonts w:ascii="Calibri" w:hAnsi="Calibri" w:cs="Calibri"/>
        </w:rPr>
      </w:pPr>
      <w:r>
        <w:rPr>
          <w:rFonts w:ascii="Calibri" w:hAnsi="Calibri" w:cs="Calibri"/>
        </w:rPr>
        <w:t>Next to the setting labeled “Metadata data type”, select “Choose for each” from the drop-down. For the “Dose” metadata, select “Float” as the data type. Leave the remaining metadata at the default “Text” values.</w:t>
      </w:r>
    </w:p>
    <w:p w:rsidR="00F30078" w:rsidRDefault="00F30078" w:rsidP="00594379">
      <w:pPr>
        <w:pStyle w:val="Default"/>
        <w:numPr>
          <w:ilvl w:val="0"/>
          <w:numId w:val="3"/>
        </w:numPr>
        <w:spacing w:after="200" w:line="276" w:lineRule="auto"/>
        <w:ind w:left="360"/>
        <w:rPr>
          <w:rFonts w:ascii="Calibri" w:hAnsi="Calibri" w:cs="Calibri"/>
        </w:rPr>
      </w:pPr>
      <w:r>
        <w:rPr>
          <w:rFonts w:ascii="Calibri" w:hAnsi="Calibri" w:cs="Calibri"/>
        </w:rPr>
        <w:lastRenderedPageBreak/>
        <w:t>Click the “Update” button again to update the table</w:t>
      </w:r>
      <w:r w:rsidR="00521F27">
        <w:rPr>
          <w:rFonts w:ascii="Calibri" w:hAnsi="Calibri" w:cs="Calibri"/>
        </w:rPr>
        <w:t xml:space="preserve">. The </w:t>
      </w:r>
      <w:r w:rsidR="00CE6926">
        <w:rPr>
          <w:rFonts w:ascii="Calibri" w:hAnsi="Calibri" w:cs="Calibri"/>
        </w:rPr>
        <w:t xml:space="preserve">treatment dosage and the positive/negative controls labels will </w:t>
      </w:r>
      <w:r w:rsidR="005B7C6A">
        <w:rPr>
          <w:rFonts w:ascii="Calibri" w:hAnsi="Calibri" w:cs="Calibri"/>
        </w:rPr>
        <w:t>be added to the information already</w:t>
      </w:r>
      <w:r w:rsidR="00CE6926">
        <w:rPr>
          <w:rFonts w:ascii="Calibri" w:hAnsi="Calibri" w:cs="Calibri"/>
        </w:rPr>
        <w:t xml:space="preserve"> in the table</w:t>
      </w:r>
      <w:r>
        <w:rPr>
          <w:rFonts w:ascii="Calibri" w:hAnsi="Calibri" w:cs="Calibri"/>
        </w:rPr>
        <w:t xml:space="preserve">. </w:t>
      </w:r>
    </w:p>
    <w:p w:rsidR="00F06979" w:rsidRDefault="00F06979" w:rsidP="00F06979">
      <w:pPr>
        <w:pStyle w:val="Default"/>
        <w:numPr>
          <w:ilvl w:val="0"/>
          <w:numId w:val="3"/>
        </w:numPr>
        <w:spacing w:after="200" w:line="276" w:lineRule="auto"/>
        <w:ind w:left="360"/>
        <w:rPr>
          <w:rFonts w:ascii="Calibri" w:hAnsi="Calibri" w:cs="Calibri"/>
        </w:rPr>
      </w:pPr>
      <w:r>
        <w:rPr>
          <w:rFonts w:ascii="Calibri" w:hAnsi="Calibri" w:cs="Calibri"/>
        </w:rPr>
        <w:t xml:space="preserve">Click on the </w:t>
      </w:r>
      <w:proofErr w:type="spellStart"/>
      <w:r>
        <w:rPr>
          <w:rFonts w:ascii="Calibri" w:hAnsi="Calibri" w:cs="Calibri"/>
          <w:i/>
        </w:rPr>
        <w:t>NamesAndTypes</w:t>
      </w:r>
      <w:proofErr w:type="spellEnd"/>
      <w:r>
        <w:rPr>
          <w:rFonts w:ascii="Calibri" w:hAnsi="Calibri" w:cs="Calibri"/>
        </w:rPr>
        <w:t xml:space="preserve"> module, which is the third module in the Input module panel; this </w:t>
      </w:r>
      <w:r w:rsidRPr="00F145F0">
        <w:rPr>
          <w:rFonts w:ascii="Calibri" w:hAnsi="Calibri" w:cs="Calibri"/>
          <w:bCs/>
        </w:rPr>
        <w:t xml:space="preserve">module allows </w:t>
      </w:r>
      <w:r w:rsidRPr="00CE6926">
        <w:rPr>
          <w:rFonts w:ascii="Calibri" w:hAnsi="Calibri" w:cs="Calibri"/>
          <w:bCs/>
        </w:rPr>
        <w:t>you to assign a meaningful name to each image by which other modules will refer to it.</w:t>
      </w:r>
    </w:p>
    <w:p w:rsidR="00F06979" w:rsidRDefault="00F06979" w:rsidP="00F06979">
      <w:pPr>
        <w:pStyle w:val="Default"/>
        <w:numPr>
          <w:ilvl w:val="0"/>
          <w:numId w:val="3"/>
        </w:numPr>
        <w:spacing w:line="276" w:lineRule="auto"/>
        <w:ind w:left="360"/>
        <w:rPr>
          <w:rFonts w:ascii="Calibri" w:hAnsi="Calibri" w:cs="Calibri"/>
        </w:rPr>
      </w:pPr>
      <w:r w:rsidRPr="00F145F0">
        <w:rPr>
          <w:rFonts w:ascii="Calibri" w:hAnsi="Calibri" w:cs="Calibri"/>
        </w:rPr>
        <w:t>For the “</w:t>
      </w:r>
      <w:r>
        <w:rPr>
          <w:rFonts w:ascii="Calibri" w:hAnsi="Calibri" w:cs="Calibri"/>
        </w:rPr>
        <w:t>Assign a name to</w:t>
      </w:r>
      <w:r w:rsidRPr="00F145F0">
        <w:rPr>
          <w:rFonts w:ascii="Calibri" w:hAnsi="Calibri" w:cs="Calibri"/>
        </w:rPr>
        <w:t>” setting,</w:t>
      </w:r>
      <w:r>
        <w:rPr>
          <w:rFonts w:ascii="Calibri" w:hAnsi="Calibri" w:cs="Calibri"/>
        </w:rPr>
        <w:t xml:space="preserve"> select “Images matching rules” fr</w:t>
      </w:r>
      <w:r w:rsidRPr="00F145F0">
        <w:rPr>
          <w:rFonts w:ascii="Calibri" w:hAnsi="Calibri" w:cs="Calibri"/>
        </w:rPr>
        <w:t>om the drop-down list</w:t>
      </w:r>
      <w:r>
        <w:rPr>
          <w:rFonts w:ascii="Calibri" w:hAnsi="Calibri" w:cs="Calibri"/>
        </w:rPr>
        <w:t xml:space="preserve"> to identify the GFP images.</w:t>
      </w:r>
    </w:p>
    <w:p w:rsidR="00F06979" w:rsidRDefault="00F06979" w:rsidP="00F06979">
      <w:pPr>
        <w:pStyle w:val="Default"/>
        <w:numPr>
          <w:ilvl w:val="1"/>
          <w:numId w:val="3"/>
        </w:numPr>
        <w:spacing w:line="276" w:lineRule="auto"/>
        <w:ind w:left="720"/>
        <w:rPr>
          <w:rFonts w:ascii="Calibri" w:hAnsi="Calibri" w:cs="Calibri"/>
        </w:rPr>
      </w:pPr>
      <w:r>
        <w:rPr>
          <w:rFonts w:ascii="Calibri" w:hAnsi="Calibri" w:cs="Calibri"/>
        </w:rPr>
        <w:t>From the new settings that a</w:t>
      </w:r>
      <w:r w:rsidR="006E4B7D">
        <w:rPr>
          <w:rFonts w:ascii="Calibri" w:hAnsi="Calibri" w:cs="Calibri"/>
        </w:rPr>
        <w:t>ppear underneath, enter “w</w:t>
      </w:r>
      <w:r>
        <w:rPr>
          <w:rFonts w:ascii="Calibri" w:hAnsi="Calibri" w:cs="Calibri"/>
        </w:rPr>
        <w:t xml:space="preserve">1” in the text box to the right of the </w:t>
      </w:r>
      <w:r w:rsidRPr="00EC7312">
        <w:rPr>
          <w:rFonts w:ascii="Courier New" w:hAnsi="Courier New" w:cs="Courier New"/>
          <w:sz w:val="22"/>
          <w:szCs w:val="22"/>
        </w:rPr>
        <w:t>[File</w:t>
      </w:r>
      <w:proofErr w:type="gramStart"/>
      <w:r w:rsidRPr="00EC7312">
        <w:rPr>
          <w:rFonts w:ascii="Courier New" w:hAnsi="Courier New" w:cs="Courier New"/>
          <w:sz w:val="22"/>
          <w:szCs w:val="22"/>
        </w:rPr>
        <w:t>][</w:t>
      </w:r>
      <w:proofErr w:type="gramEnd"/>
      <w:r w:rsidRPr="00EC7312">
        <w:rPr>
          <w:rFonts w:ascii="Courier New" w:hAnsi="Courier New" w:cs="Courier New"/>
          <w:sz w:val="22"/>
          <w:szCs w:val="22"/>
        </w:rPr>
        <w:t>Does][Contain]</w:t>
      </w:r>
      <w:r>
        <w:rPr>
          <w:rFonts w:ascii="Calibri" w:hAnsi="Calibri" w:cs="Calibri"/>
        </w:rPr>
        <w:t xml:space="preserve"> drop-downs. </w:t>
      </w:r>
    </w:p>
    <w:p w:rsidR="00F06979" w:rsidRPr="00594379" w:rsidRDefault="00F06979" w:rsidP="00F06979">
      <w:pPr>
        <w:pStyle w:val="Default"/>
        <w:numPr>
          <w:ilvl w:val="1"/>
          <w:numId w:val="3"/>
        </w:numPr>
        <w:spacing w:after="200" w:line="276" w:lineRule="auto"/>
        <w:ind w:left="720"/>
        <w:rPr>
          <w:rFonts w:ascii="Calibri" w:hAnsi="Calibri" w:cs="Calibri"/>
        </w:rPr>
      </w:pPr>
      <w:r w:rsidRPr="00F145F0">
        <w:rPr>
          <w:rFonts w:ascii="Calibri" w:hAnsi="Calibri" w:cs="Calibri"/>
        </w:rPr>
        <w:t>For the “</w:t>
      </w:r>
      <w:r w:rsidRPr="00F145F0">
        <w:rPr>
          <w:rFonts w:ascii="Calibri" w:hAnsi="Calibri" w:cs="Calibri"/>
          <w:bCs/>
        </w:rPr>
        <w:t xml:space="preserve">Name </w:t>
      </w:r>
      <w:r>
        <w:rPr>
          <w:rFonts w:ascii="Calibri" w:hAnsi="Calibri" w:cs="Calibri"/>
          <w:bCs/>
        </w:rPr>
        <w:t>to assign these images</w:t>
      </w:r>
      <w:r w:rsidRPr="00F145F0">
        <w:rPr>
          <w:rFonts w:ascii="Calibri" w:hAnsi="Calibri" w:cs="Calibri"/>
          <w:bCs/>
        </w:rPr>
        <w:t>” setting, enter “</w:t>
      </w:r>
      <w:proofErr w:type="spellStart"/>
      <w:r>
        <w:rPr>
          <w:rFonts w:ascii="Calibri" w:hAnsi="Calibri" w:cs="Calibri"/>
          <w:bCs/>
        </w:rPr>
        <w:t>rawGFP</w:t>
      </w:r>
      <w:proofErr w:type="spellEnd"/>
      <w:r w:rsidRPr="00F145F0">
        <w:rPr>
          <w:rFonts w:ascii="Calibri" w:hAnsi="Calibri" w:cs="Calibri"/>
          <w:bCs/>
        </w:rPr>
        <w:t>” as a descriptive name</w:t>
      </w:r>
      <w:r>
        <w:rPr>
          <w:rFonts w:ascii="Calibri" w:hAnsi="Calibri" w:cs="Calibri"/>
          <w:bCs/>
        </w:rPr>
        <w:t xml:space="preserve"> for future reference in </w:t>
      </w:r>
      <w:r w:rsidRPr="00F145F0">
        <w:rPr>
          <w:rFonts w:ascii="Calibri" w:hAnsi="Calibri" w:cs="Calibri"/>
          <w:bCs/>
        </w:rPr>
        <w:t>later steps.</w:t>
      </w:r>
    </w:p>
    <w:p w:rsidR="00F06979" w:rsidRPr="003A5361" w:rsidRDefault="00F06979" w:rsidP="00F06979">
      <w:pPr>
        <w:pStyle w:val="Default"/>
        <w:numPr>
          <w:ilvl w:val="0"/>
          <w:numId w:val="3"/>
        </w:numPr>
        <w:spacing w:line="276" w:lineRule="auto"/>
        <w:ind w:left="360"/>
        <w:rPr>
          <w:rFonts w:ascii="Calibri" w:hAnsi="Calibri" w:cs="Calibri"/>
          <w:bCs/>
          <w:iCs/>
        </w:rPr>
      </w:pPr>
      <w:r>
        <w:rPr>
          <w:rFonts w:ascii="Calibri" w:hAnsi="Calibri" w:cs="Calibri"/>
        </w:rPr>
        <w:t xml:space="preserve"> Click the “Add another image” button to identify the DNA images.</w:t>
      </w:r>
    </w:p>
    <w:p w:rsidR="00F06979" w:rsidRDefault="00F06979" w:rsidP="00F06979">
      <w:pPr>
        <w:pStyle w:val="Default"/>
        <w:numPr>
          <w:ilvl w:val="1"/>
          <w:numId w:val="3"/>
        </w:numPr>
        <w:spacing w:line="276" w:lineRule="auto"/>
        <w:ind w:left="720"/>
        <w:rPr>
          <w:rFonts w:ascii="Calibri" w:hAnsi="Calibri" w:cs="Calibri"/>
        </w:rPr>
      </w:pPr>
      <w:r>
        <w:rPr>
          <w:rFonts w:ascii="Calibri" w:hAnsi="Calibri" w:cs="Calibri"/>
        </w:rPr>
        <w:lastRenderedPageBreak/>
        <w:t>From the new settings t</w:t>
      </w:r>
      <w:r w:rsidR="006E4B7D">
        <w:rPr>
          <w:rFonts w:ascii="Calibri" w:hAnsi="Calibri" w:cs="Calibri"/>
        </w:rPr>
        <w:t>hat appear underneath, enter “w</w:t>
      </w:r>
      <w:r>
        <w:rPr>
          <w:rFonts w:ascii="Calibri" w:hAnsi="Calibri" w:cs="Calibri"/>
        </w:rPr>
        <w:t xml:space="preserve">2” in the text box to the right of the </w:t>
      </w:r>
      <w:r w:rsidRPr="00EC7312">
        <w:rPr>
          <w:rFonts w:ascii="Courier New" w:hAnsi="Courier New" w:cs="Courier New"/>
          <w:sz w:val="22"/>
          <w:szCs w:val="22"/>
        </w:rPr>
        <w:t>[File</w:t>
      </w:r>
      <w:proofErr w:type="gramStart"/>
      <w:r w:rsidRPr="00EC7312">
        <w:rPr>
          <w:rFonts w:ascii="Courier New" w:hAnsi="Courier New" w:cs="Courier New"/>
          <w:sz w:val="22"/>
          <w:szCs w:val="22"/>
        </w:rPr>
        <w:t>][</w:t>
      </w:r>
      <w:proofErr w:type="gramEnd"/>
      <w:r w:rsidRPr="00EC7312">
        <w:rPr>
          <w:rFonts w:ascii="Courier New" w:hAnsi="Courier New" w:cs="Courier New"/>
          <w:sz w:val="22"/>
          <w:szCs w:val="22"/>
        </w:rPr>
        <w:t>Does][Contain]</w:t>
      </w:r>
      <w:r>
        <w:rPr>
          <w:rFonts w:ascii="Calibri" w:hAnsi="Calibri" w:cs="Calibri"/>
        </w:rPr>
        <w:t xml:space="preserve"> drop-downs.</w:t>
      </w:r>
    </w:p>
    <w:p w:rsidR="00F06979" w:rsidRPr="003A5361" w:rsidRDefault="00F06979" w:rsidP="00F06979">
      <w:pPr>
        <w:pStyle w:val="Default"/>
        <w:numPr>
          <w:ilvl w:val="1"/>
          <w:numId w:val="3"/>
        </w:numPr>
        <w:spacing w:after="200" w:line="276" w:lineRule="auto"/>
        <w:ind w:left="720"/>
        <w:rPr>
          <w:rFonts w:ascii="Calibri" w:hAnsi="Calibri" w:cs="Calibri"/>
        </w:rPr>
      </w:pPr>
      <w:r w:rsidRPr="00F145F0">
        <w:rPr>
          <w:rFonts w:ascii="Calibri" w:hAnsi="Calibri" w:cs="Calibri"/>
        </w:rPr>
        <w:t>For the “</w:t>
      </w:r>
      <w:r w:rsidRPr="00F145F0">
        <w:rPr>
          <w:rFonts w:ascii="Calibri" w:hAnsi="Calibri" w:cs="Calibri"/>
          <w:bCs/>
        </w:rPr>
        <w:t xml:space="preserve">Name </w:t>
      </w:r>
      <w:r>
        <w:rPr>
          <w:rFonts w:ascii="Calibri" w:hAnsi="Calibri" w:cs="Calibri"/>
          <w:bCs/>
        </w:rPr>
        <w:t>to assign these images</w:t>
      </w:r>
      <w:r w:rsidRPr="00F145F0">
        <w:rPr>
          <w:rFonts w:ascii="Calibri" w:hAnsi="Calibri" w:cs="Calibri"/>
          <w:bCs/>
        </w:rPr>
        <w:t>” setting, enter “</w:t>
      </w:r>
      <w:proofErr w:type="spellStart"/>
      <w:r>
        <w:rPr>
          <w:rFonts w:ascii="Calibri" w:hAnsi="Calibri" w:cs="Calibri"/>
          <w:bCs/>
        </w:rPr>
        <w:t>rawDNA</w:t>
      </w:r>
      <w:proofErr w:type="spellEnd"/>
      <w:r w:rsidRPr="00F145F0">
        <w:rPr>
          <w:rFonts w:ascii="Calibri" w:hAnsi="Calibri" w:cs="Calibri"/>
          <w:bCs/>
        </w:rPr>
        <w:t>” as a descriptive name</w:t>
      </w:r>
      <w:r>
        <w:rPr>
          <w:rFonts w:ascii="Calibri" w:hAnsi="Calibri" w:cs="Calibri"/>
          <w:bCs/>
        </w:rPr>
        <w:t xml:space="preserve"> for future reference in </w:t>
      </w:r>
      <w:r w:rsidRPr="00F145F0">
        <w:rPr>
          <w:rFonts w:ascii="Calibri" w:hAnsi="Calibri" w:cs="Calibri"/>
          <w:bCs/>
        </w:rPr>
        <w:t>later steps.</w:t>
      </w:r>
    </w:p>
    <w:p w:rsidR="00F06979" w:rsidRPr="003A5361" w:rsidRDefault="00F06979" w:rsidP="00F06979">
      <w:pPr>
        <w:pStyle w:val="Default"/>
        <w:numPr>
          <w:ilvl w:val="0"/>
          <w:numId w:val="3"/>
        </w:numPr>
        <w:spacing w:after="200" w:line="276" w:lineRule="auto"/>
        <w:ind w:left="360"/>
        <w:rPr>
          <w:rFonts w:ascii="Calibri" w:hAnsi="Calibri" w:cs="Calibri"/>
          <w:bCs/>
          <w:iCs/>
        </w:rPr>
      </w:pPr>
      <w:r w:rsidRPr="003A5361">
        <w:rPr>
          <w:rFonts w:ascii="Calibri" w:hAnsi="Calibri" w:cs="Calibri"/>
        </w:rPr>
        <w:t xml:space="preserve">Click the “Update” button below the divider to </w:t>
      </w:r>
      <w:r>
        <w:rPr>
          <w:rFonts w:ascii="Calibri" w:hAnsi="Calibri" w:cs="Calibri"/>
        </w:rPr>
        <w:t>display</w:t>
      </w:r>
      <w:r w:rsidRPr="003A5361">
        <w:rPr>
          <w:rFonts w:ascii="Calibri" w:hAnsi="Calibri" w:cs="Calibri"/>
        </w:rPr>
        <w:t xml:space="preserve"> a table that shows each </w:t>
      </w:r>
      <w:r>
        <w:rPr>
          <w:rFonts w:ascii="Calibri" w:hAnsi="Calibri" w:cs="Calibri"/>
        </w:rPr>
        <w:t>channel pair matched up for the 26 wells in the assay.</w:t>
      </w:r>
    </w:p>
    <w:p w:rsidR="003A5361" w:rsidRPr="003A5361" w:rsidRDefault="003A5361" w:rsidP="003A5361">
      <w:pPr>
        <w:pStyle w:val="Default"/>
        <w:spacing w:after="200" w:line="276" w:lineRule="auto"/>
        <w:rPr>
          <w:rFonts w:ascii="Calibri" w:hAnsi="Calibri" w:cs="Calibri"/>
          <w:bCs/>
          <w:iCs/>
        </w:rPr>
      </w:pPr>
    </w:p>
    <w:p w:rsidR="007F6532" w:rsidRPr="00F145F0" w:rsidRDefault="007F6532" w:rsidP="0076022E">
      <w:pPr>
        <w:pStyle w:val="Default"/>
        <w:numPr>
          <w:ilvl w:val="0"/>
          <w:numId w:val="24"/>
        </w:numPr>
        <w:spacing w:after="200" w:line="276" w:lineRule="auto"/>
        <w:ind w:left="360"/>
        <w:rPr>
          <w:rFonts w:ascii="Calibri" w:hAnsi="Calibri" w:cs="Calibri"/>
          <w:b/>
        </w:rPr>
      </w:pPr>
      <w:r w:rsidRPr="00F145F0">
        <w:rPr>
          <w:rFonts w:ascii="Calibri" w:hAnsi="Calibri" w:cs="Calibri"/>
          <w:b/>
          <w:bCs/>
          <w:iCs/>
        </w:rPr>
        <w:t xml:space="preserve"> Identifying the nuclei as the “primary objects” that you will analyze</w:t>
      </w:r>
    </w:p>
    <w:p w:rsidR="007F6532" w:rsidRPr="00F145F0" w:rsidRDefault="007F6532" w:rsidP="007F6532">
      <w:pPr>
        <w:pStyle w:val="Default"/>
        <w:spacing w:after="200" w:line="276" w:lineRule="auto"/>
        <w:rPr>
          <w:rFonts w:ascii="Calibri" w:hAnsi="Calibri" w:cs="Calibri"/>
        </w:rPr>
      </w:pPr>
      <w:r w:rsidRPr="00F145F0">
        <w:rPr>
          <w:rFonts w:ascii="Calibri" w:hAnsi="Calibri" w:cs="Calibri"/>
        </w:rPr>
        <w:t xml:space="preserve">We want to find the primary object of interest, in this case the cell nucleus, in each cell in each image we are analyzing. </w:t>
      </w:r>
    </w:p>
    <w:p w:rsidR="00CE6926" w:rsidRPr="00F145F0" w:rsidRDefault="00CE6926" w:rsidP="00CE6926">
      <w:pPr>
        <w:pStyle w:val="Default"/>
        <w:numPr>
          <w:ilvl w:val="0"/>
          <w:numId w:val="4"/>
        </w:numPr>
        <w:spacing w:after="200" w:line="276" w:lineRule="auto"/>
        <w:ind w:left="360"/>
        <w:rPr>
          <w:rFonts w:ascii="Calibri" w:hAnsi="Calibri" w:cs="Calibri"/>
        </w:rPr>
      </w:pPr>
      <w:r w:rsidRPr="00F145F0">
        <w:rPr>
          <w:rFonts w:ascii="Calibri" w:hAnsi="Calibri" w:cs="Calibri"/>
        </w:rPr>
        <w:lastRenderedPageBreak/>
        <w:t xml:space="preserve">Click on the </w:t>
      </w:r>
      <w:r w:rsidR="00CD1805">
        <w:rPr>
          <w:rFonts w:ascii="Calibri" w:hAnsi="Calibri" w:cs="Calibri"/>
          <w:noProof/>
        </w:rPr>
        <w:drawing>
          <wp:inline distT="0" distB="0" distL="0" distR="0">
            <wp:extent cx="197485" cy="153670"/>
            <wp:effectExtent l="0" t="0" r="0" b="0"/>
            <wp:docPr id="9" name="Picture 19" descr="module_a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odule_ad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7485" cy="153670"/>
                    </a:xfrm>
                    <a:prstGeom prst="rect">
                      <a:avLst/>
                    </a:prstGeom>
                    <a:noFill/>
                    <a:ln>
                      <a:noFill/>
                    </a:ln>
                  </pic:spPr>
                </pic:pic>
              </a:graphicData>
            </a:graphic>
          </wp:inline>
        </w:drawing>
      </w:r>
      <w:r w:rsidRPr="00F145F0">
        <w:rPr>
          <w:rFonts w:ascii="Calibri" w:hAnsi="Calibri" w:cs="Calibri"/>
          <w:bCs/>
        </w:rPr>
        <w:t xml:space="preserve"> button located on the bottom left of the interface. A</w:t>
      </w:r>
      <w:r w:rsidRPr="00F145F0">
        <w:rPr>
          <w:rFonts w:ascii="Calibri" w:hAnsi="Calibri" w:cs="Calibri"/>
        </w:rPr>
        <w:t xml:space="preserve"> window titled “Add modules” will appear </w:t>
      </w:r>
      <w:r w:rsidRPr="00F145F0">
        <w:rPr>
          <w:rFonts w:ascii="Calibri" w:hAnsi="Calibri" w:cs="Calibri"/>
          <w:bCs/>
        </w:rPr>
        <w:t xml:space="preserve">so you can </w:t>
      </w:r>
      <w:r w:rsidRPr="00F145F0">
        <w:rPr>
          <w:rFonts w:ascii="Calibri" w:hAnsi="Calibri" w:cs="Calibri"/>
        </w:rPr>
        <w:t xml:space="preserve">add your first </w:t>
      </w:r>
      <w:r w:rsidR="00EC7312">
        <w:rPr>
          <w:rFonts w:ascii="Calibri" w:hAnsi="Calibri" w:cs="Calibri"/>
        </w:rPr>
        <w:t xml:space="preserve">Analysis </w:t>
      </w:r>
      <w:r w:rsidRPr="00F145F0">
        <w:rPr>
          <w:rFonts w:ascii="Calibri" w:hAnsi="Calibri" w:cs="Calibri"/>
        </w:rPr>
        <w:t xml:space="preserve">module to the new pipeline. </w:t>
      </w:r>
    </w:p>
    <w:p w:rsidR="00CE6926" w:rsidRDefault="00CE6926" w:rsidP="00CE6926">
      <w:pPr>
        <w:pStyle w:val="Default"/>
        <w:numPr>
          <w:ilvl w:val="0"/>
          <w:numId w:val="4"/>
        </w:numPr>
        <w:spacing w:after="200" w:line="276" w:lineRule="auto"/>
        <w:ind w:left="360"/>
        <w:rPr>
          <w:rFonts w:ascii="Calibri" w:hAnsi="Calibri" w:cs="Calibri"/>
        </w:rPr>
      </w:pPr>
      <w:r w:rsidRPr="00F145F0">
        <w:rPr>
          <w:rFonts w:ascii="Calibri" w:hAnsi="Calibri" w:cs="Calibri"/>
        </w:rPr>
        <w:t xml:space="preserve">Click on </w:t>
      </w:r>
      <w:r>
        <w:rPr>
          <w:rFonts w:ascii="Calibri" w:hAnsi="Calibri" w:cs="Calibri"/>
          <w:bCs/>
          <w:i/>
        </w:rPr>
        <w:t>Object</w:t>
      </w:r>
      <w:r w:rsidRPr="00F145F0">
        <w:rPr>
          <w:rFonts w:ascii="Calibri" w:hAnsi="Calibri" w:cs="Calibri"/>
          <w:bCs/>
          <w:i/>
        </w:rPr>
        <w:t xml:space="preserve"> Processing</w:t>
      </w:r>
      <w:r w:rsidRPr="00F145F0">
        <w:rPr>
          <w:rFonts w:ascii="Calibri" w:hAnsi="Calibri" w:cs="Calibri"/>
          <w:b/>
          <w:bCs/>
        </w:rPr>
        <w:t xml:space="preserve"> </w:t>
      </w:r>
      <w:r w:rsidRPr="00F145F0">
        <w:rPr>
          <w:rFonts w:ascii="Calibri" w:hAnsi="Calibri" w:cs="Calibri"/>
        </w:rPr>
        <w:t xml:space="preserve">and </w:t>
      </w:r>
      <w:r>
        <w:rPr>
          <w:rFonts w:ascii="Calibri" w:hAnsi="Calibri" w:cs="Calibri"/>
        </w:rPr>
        <w:t xml:space="preserve">then </w:t>
      </w:r>
      <w:r w:rsidRPr="00F145F0">
        <w:rPr>
          <w:rFonts w:ascii="Calibri" w:hAnsi="Calibri" w:cs="Calibri"/>
        </w:rPr>
        <w:t xml:space="preserve">select the module </w:t>
      </w:r>
      <w:proofErr w:type="spellStart"/>
      <w:r w:rsidRPr="00F145F0">
        <w:rPr>
          <w:rFonts w:ascii="Calibri" w:hAnsi="Calibri" w:cs="Calibri"/>
          <w:bCs/>
          <w:i/>
        </w:rPr>
        <w:t>IdentifyPrimaryObjects</w:t>
      </w:r>
      <w:proofErr w:type="spellEnd"/>
      <w:r w:rsidRPr="00F145F0">
        <w:rPr>
          <w:rFonts w:ascii="Calibri" w:hAnsi="Calibri" w:cs="Calibri"/>
          <w:bCs/>
        </w:rPr>
        <w:t>; this module</w:t>
      </w:r>
      <w:r>
        <w:rPr>
          <w:rFonts w:ascii="Calibri" w:hAnsi="Calibri" w:cs="Calibri"/>
          <w:bCs/>
        </w:rPr>
        <w:t xml:space="preserve"> identifies objects in an image by detecting the foreground and then separating touching regions</w:t>
      </w:r>
      <w:r w:rsidRPr="00F145F0">
        <w:rPr>
          <w:rFonts w:ascii="Calibri" w:hAnsi="Calibri" w:cs="Calibri"/>
        </w:rPr>
        <w:t xml:space="preserve">. Click the </w:t>
      </w:r>
      <w:r w:rsidRPr="00F145F0">
        <w:rPr>
          <w:rFonts w:ascii="Calibri" w:hAnsi="Calibri" w:cs="Calibri"/>
          <w:bCs/>
        </w:rPr>
        <w:t>“+ Add to Pipeline” button</w:t>
      </w:r>
      <w:r w:rsidRPr="00F145F0">
        <w:rPr>
          <w:rFonts w:ascii="Calibri" w:hAnsi="Calibri" w:cs="Calibri"/>
        </w:rPr>
        <w:t xml:space="preserve"> and then close the “Add modules” window.</w:t>
      </w:r>
    </w:p>
    <w:p w:rsidR="00CE6926" w:rsidRPr="00F145F0" w:rsidRDefault="00CE6926" w:rsidP="00CE6926">
      <w:pPr>
        <w:pStyle w:val="Default"/>
        <w:numPr>
          <w:ilvl w:val="1"/>
          <w:numId w:val="4"/>
        </w:numPr>
        <w:spacing w:after="200" w:line="276" w:lineRule="auto"/>
        <w:ind w:left="720"/>
        <w:rPr>
          <w:rFonts w:ascii="Calibri" w:hAnsi="Calibri" w:cs="Calibri"/>
        </w:rPr>
      </w:pPr>
      <w:r>
        <w:rPr>
          <w:rFonts w:ascii="Calibri" w:hAnsi="Calibri" w:cs="Calibri"/>
        </w:rPr>
        <w:t>Please note that the “Add modules” window may obscure the pipeline panel and prevent you from seeing the module just added. If this is the case, the “Add modules” window can be moved to a different area of the screen with the mouse.</w:t>
      </w:r>
    </w:p>
    <w:p w:rsidR="007F6532" w:rsidRDefault="007F6532" w:rsidP="007F6532">
      <w:pPr>
        <w:pStyle w:val="Default"/>
        <w:numPr>
          <w:ilvl w:val="0"/>
          <w:numId w:val="4"/>
        </w:numPr>
        <w:spacing w:after="200" w:line="276" w:lineRule="auto"/>
        <w:ind w:left="360"/>
        <w:rPr>
          <w:rFonts w:ascii="Calibri" w:hAnsi="Calibri" w:cs="Calibri"/>
        </w:rPr>
      </w:pPr>
      <w:r w:rsidRPr="00F145F0">
        <w:rPr>
          <w:rFonts w:ascii="Calibri" w:hAnsi="Calibri" w:cs="Calibri"/>
        </w:rPr>
        <w:t>For the “Select the input image” setting, chose “</w:t>
      </w:r>
      <w:proofErr w:type="spellStart"/>
      <w:r w:rsidRPr="00F145F0">
        <w:rPr>
          <w:rFonts w:ascii="Calibri" w:hAnsi="Calibri" w:cs="Calibri"/>
        </w:rPr>
        <w:t>rawDNA</w:t>
      </w:r>
      <w:proofErr w:type="spellEnd"/>
      <w:r w:rsidRPr="00F145F0">
        <w:rPr>
          <w:rFonts w:ascii="Calibri" w:hAnsi="Calibri" w:cs="Calibri"/>
        </w:rPr>
        <w:t>” from the drop-down list. For the “</w:t>
      </w:r>
      <w:r w:rsidRPr="00F145F0">
        <w:rPr>
          <w:rFonts w:ascii="Calibri" w:hAnsi="Calibri" w:cs="Calibri"/>
          <w:bCs/>
        </w:rPr>
        <w:t xml:space="preserve">Name the primary objects to be identified” setting, enter </w:t>
      </w:r>
      <w:r w:rsidRPr="00F145F0">
        <w:rPr>
          <w:rFonts w:ascii="Calibri" w:hAnsi="Calibri" w:cs="Calibri"/>
          <w:bCs/>
        </w:rPr>
        <w:lastRenderedPageBreak/>
        <w:t>“Nuclei” as a descriptive name, which we will refer to them as, in later steps.</w:t>
      </w:r>
    </w:p>
    <w:p w:rsidR="007F6532" w:rsidRPr="00F145F0" w:rsidRDefault="007F6532" w:rsidP="007F6532">
      <w:pPr>
        <w:pStyle w:val="Default"/>
        <w:spacing w:after="200" w:line="276" w:lineRule="auto"/>
        <w:rPr>
          <w:rFonts w:ascii="Calibri" w:hAnsi="Calibri" w:cs="Calibri"/>
        </w:rPr>
      </w:pPr>
      <w:r w:rsidRPr="00F145F0">
        <w:rPr>
          <w:rFonts w:ascii="Calibri" w:hAnsi="Calibri" w:cs="Calibri"/>
        </w:rPr>
        <w:t xml:space="preserve">Now that the </w:t>
      </w:r>
      <w:r w:rsidR="00CE6926">
        <w:rPr>
          <w:rFonts w:ascii="Calibri" w:hAnsi="Calibri" w:cs="Calibri"/>
        </w:rPr>
        <w:t xml:space="preserve">module </w:t>
      </w:r>
      <w:r w:rsidRPr="00F145F0">
        <w:rPr>
          <w:rFonts w:ascii="Calibri" w:hAnsi="Calibri" w:cs="Calibri"/>
        </w:rPr>
        <w:t xml:space="preserve">inputs and outputs are set up, in your module, the remaining settings need to </w:t>
      </w:r>
      <w:r>
        <w:rPr>
          <w:rFonts w:ascii="Calibri" w:hAnsi="Calibri" w:cs="Calibri"/>
        </w:rPr>
        <w:t xml:space="preserve">be </w:t>
      </w:r>
      <w:r w:rsidRPr="00F145F0">
        <w:rPr>
          <w:rFonts w:ascii="Calibri" w:hAnsi="Calibri" w:cs="Calibri"/>
        </w:rPr>
        <w:t xml:space="preserve">adjusted to best detect the nuclei. The most effective approach for this task is to use </w:t>
      </w:r>
      <w:proofErr w:type="spellStart"/>
      <w:r w:rsidRPr="00F145F0">
        <w:rPr>
          <w:rFonts w:ascii="Calibri" w:hAnsi="Calibri" w:cs="Calibri"/>
        </w:rPr>
        <w:t>CellProfiler’s</w:t>
      </w:r>
      <w:proofErr w:type="spellEnd"/>
      <w:r w:rsidRPr="00F145F0">
        <w:rPr>
          <w:rFonts w:ascii="Calibri" w:hAnsi="Calibri" w:cs="Calibri"/>
        </w:rPr>
        <w:t xml:space="preserve"> “Test mode,” which will allow you to see the results of your chosen settings, and adjust them as needed. </w:t>
      </w:r>
    </w:p>
    <w:p w:rsidR="007F6532" w:rsidRPr="00F145F0" w:rsidRDefault="00543ECF" w:rsidP="007F6532">
      <w:pPr>
        <w:pStyle w:val="Default"/>
        <w:numPr>
          <w:ilvl w:val="0"/>
          <w:numId w:val="5"/>
        </w:numPr>
        <w:spacing w:after="200" w:line="276" w:lineRule="auto"/>
        <w:ind w:left="360"/>
        <w:rPr>
          <w:rFonts w:ascii="Calibri" w:hAnsi="Calibri" w:cs="Calibri"/>
        </w:rPr>
      </w:pPr>
      <w:r>
        <w:rPr>
          <w:rFonts w:ascii="Calibri" w:hAnsi="Calibri" w:cs="Calibri"/>
        </w:rPr>
        <w:t xml:space="preserve">Click the “Start Test Mode” button to the bottom-left of the </w:t>
      </w:r>
      <w:proofErr w:type="spellStart"/>
      <w:r>
        <w:rPr>
          <w:rFonts w:ascii="Calibri" w:hAnsi="Calibri" w:cs="Calibri"/>
        </w:rPr>
        <w:t>CellProfiler</w:t>
      </w:r>
      <w:proofErr w:type="spellEnd"/>
      <w:r>
        <w:rPr>
          <w:rFonts w:ascii="Calibri" w:hAnsi="Calibri" w:cs="Calibri"/>
        </w:rPr>
        <w:t xml:space="preserve"> interface. </w:t>
      </w:r>
      <w:r w:rsidR="007F6532" w:rsidRPr="00F145F0">
        <w:rPr>
          <w:rFonts w:ascii="Calibri" w:hAnsi="Calibri" w:cs="Calibri"/>
        </w:rPr>
        <w:t xml:space="preserve">You will see a </w:t>
      </w:r>
      <w:r>
        <w:rPr>
          <w:rFonts w:ascii="Calibri" w:hAnsi="Calibri" w:cs="Calibri"/>
        </w:rPr>
        <w:t>slider</w:t>
      </w:r>
      <w:r w:rsidR="007F6532" w:rsidRPr="00F145F0">
        <w:rPr>
          <w:rFonts w:ascii="Calibri" w:hAnsi="Calibri" w:cs="Calibri"/>
        </w:rPr>
        <w:t xml:space="preserve"> and </w:t>
      </w:r>
      <w:r w:rsidR="00CD1805">
        <w:rPr>
          <w:rFonts w:ascii="Calibri" w:hAnsi="Calibri" w:cs="Calibri"/>
          <w:noProof/>
        </w:rPr>
        <w:drawing>
          <wp:inline distT="0" distB="0" distL="0" distR="0">
            <wp:extent cx="153670" cy="153670"/>
            <wp:effectExtent l="0" t="0" r="0" b="0"/>
            <wp:docPr id="10" name="Picture 22" descr="IMG_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MG_GO"/>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7F6532" w:rsidRPr="00F145F0">
        <w:rPr>
          <w:rFonts w:ascii="Calibri" w:hAnsi="Calibri" w:cs="Calibri"/>
        </w:rPr>
        <w:t xml:space="preserve"> icons appear next to the modules in the pipeline</w:t>
      </w:r>
      <w:r>
        <w:rPr>
          <w:rFonts w:ascii="Calibri" w:hAnsi="Calibri" w:cs="Calibri"/>
        </w:rPr>
        <w:t>, as well as new buttons appear below the modules</w:t>
      </w:r>
      <w:r w:rsidR="007F6532" w:rsidRPr="00F145F0">
        <w:rPr>
          <w:rFonts w:ascii="Calibri" w:hAnsi="Calibri" w:cs="Calibri"/>
        </w:rPr>
        <w:t xml:space="preserve">. </w:t>
      </w:r>
    </w:p>
    <w:p w:rsidR="007F6532" w:rsidRPr="001110F4" w:rsidRDefault="007F6532" w:rsidP="007F6532">
      <w:pPr>
        <w:pStyle w:val="Default"/>
        <w:numPr>
          <w:ilvl w:val="0"/>
          <w:numId w:val="5"/>
        </w:numPr>
        <w:spacing w:after="200" w:line="276" w:lineRule="auto"/>
        <w:ind w:left="360"/>
        <w:rPr>
          <w:rFonts w:ascii="Calibri" w:hAnsi="Calibri" w:cs="Calibri"/>
        </w:rPr>
      </w:pPr>
      <w:r w:rsidRPr="001110F4">
        <w:rPr>
          <w:rFonts w:ascii="Calibri" w:hAnsi="Calibri" w:cs="Calibri"/>
        </w:rPr>
        <w:t xml:space="preserve">Click on </w:t>
      </w:r>
      <w:r w:rsidRPr="001110F4">
        <w:rPr>
          <w:rFonts w:ascii="Calibri" w:hAnsi="Calibri" w:cs="Calibri"/>
          <w:bCs/>
        </w:rPr>
        <w:t xml:space="preserve">the “Step” button </w:t>
      </w:r>
      <w:r w:rsidRPr="001110F4">
        <w:rPr>
          <w:rFonts w:ascii="Calibri" w:hAnsi="Calibri" w:cs="Calibri"/>
        </w:rPr>
        <w:t xml:space="preserve">below the pipeline panel, in order to progress through each module in the pipeline, one by one. Upon stepping through the </w:t>
      </w:r>
      <w:proofErr w:type="spellStart"/>
      <w:r w:rsidRPr="001110F4">
        <w:rPr>
          <w:rFonts w:ascii="Calibri" w:hAnsi="Calibri" w:cs="Calibri"/>
          <w:bCs/>
          <w:i/>
        </w:rPr>
        <w:t>IdentifyPrimaryObjects</w:t>
      </w:r>
      <w:proofErr w:type="spellEnd"/>
      <w:r w:rsidRPr="001110F4">
        <w:rPr>
          <w:rFonts w:ascii="Calibri" w:hAnsi="Calibri" w:cs="Calibri"/>
        </w:rPr>
        <w:t xml:space="preserve"> module</w:t>
      </w:r>
      <w:r w:rsidR="001110F4">
        <w:rPr>
          <w:rFonts w:ascii="Calibri" w:hAnsi="Calibri" w:cs="Calibri"/>
        </w:rPr>
        <w:t>, a</w:t>
      </w:r>
      <w:r w:rsidRPr="001110F4">
        <w:rPr>
          <w:rFonts w:ascii="Calibri" w:hAnsi="Calibri" w:cs="Calibri"/>
        </w:rPr>
        <w:t xml:space="preserve"> module display window will appear similar to that shown in Figure </w:t>
      </w:r>
      <w:r w:rsidR="00FA4B5A" w:rsidRPr="001110F4">
        <w:rPr>
          <w:rFonts w:ascii="Calibri" w:hAnsi="Calibri" w:cs="Calibri"/>
        </w:rPr>
        <w:fldChar w:fldCharType="begin"/>
      </w:r>
      <w:r w:rsidR="00FA4B5A" w:rsidRPr="001110F4">
        <w:rPr>
          <w:rFonts w:ascii="Calibri" w:hAnsi="Calibri" w:cs="Calibri"/>
        </w:rPr>
        <w:instrText xml:space="preserve"> REF IdentifyPrimaryObjects \h  \* MERGEFORMAT </w:instrText>
      </w:r>
      <w:r w:rsidR="00FA4B5A" w:rsidRPr="001110F4">
        <w:rPr>
          <w:rFonts w:ascii="Calibri" w:hAnsi="Calibri" w:cs="Calibri"/>
        </w:rPr>
      </w:r>
      <w:r w:rsidR="00FA4B5A" w:rsidRPr="001110F4">
        <w:rPr>
          <w:rFonts w:ascii="Calibri" w:hAnsi="Calibri" w:cs="Calibri"/>
        </w:rPr>
        <w:fldChar w:fldCharType="separate"/>
      </w:r>
      <w:r w:rsidR="00543ECF" w:rsidRPr="00543ECF">
        <w:rPr>
          <w:rFonts w:ascii="Calibri" w:hAnsi="Calibri" w:cs="Calibri"/>
          <w:noProof/>
          <w:color w:val="auto"/>
        </w:rPr>
        <w:t>2</w:t>
      </w:r>
      <w:r w:rsidR="00FA4B5A" w:rsidRPr="001110F4">
        <w:rPr>
          <w:rFonts w:ascii="Calibri" w:hAnsi="Calibri" w:cs="Calibri"/>
        </w:rPr>
        <w:fldChar w:fldCharType="end"/>
      </w:r>
      <w:r w:rsidRPr="001110F4">
        <w:rPr>
          <w:rFonts w:ascii="Calibri" w:hAnsi="Calibri" w:cs="Calibri"/>
        </w:rPr>
        <w:t xml:space="preserve"> below.</w:t>
      </w:r>
    </w:p>
    <w:p w:rsidR="007F6532" w:rsidRPr="004C6691" w:rsidRDefault="007F6532" w:rsidP="004C6691">
      <w:pPr>
        <w:pStyle w:val="Default"/>
        <w:numPr>
          <w:ilvl w:val="0"/>
          <w:numId w:val="5"/>
        </w:numPr>
        <w:spacing w:after="200" w:line="276" w:lineRule="auto"/>
        <w:ind w:left="360"/>
        <w:rPr>
          <w:rFonts w:ascii="Calibri" w:hAnsi="Calibri" w:cs="Calibri"/>
        </w:rPr>
      </w:pPr>
      <w:r>
        <w:rPr>
          <w:rFonts w:ascii="Calibri" w:hAnsi="Calibri" w:cs="Calibri"/>
        </w:rPr>
        <w:lastRenderedPageBreak/>
        <w:t xml:space="preserve">In </w:t>
      </w:r>
      <w:proofErr w:type="spellStart"/>
      <w:r w:rsidRPr="00F145F0">
        <w:rPr>
          <w:rFonts w:ascii="Calibri" w:hAnsi="Calibri" w:cs="Calibri"/>
          <w:bCs/>
          <w:i/>
        </w:rPr>
        <w:t>IdentifyPrimaryObjects</w:t>
      </w:r>
      <w:proofErr w:type="spellEnd"/>
      <w:r>
        <w:rPr>
          <w:rFonts w:ascii="Calibri" w:hAnsi="Calibri" w:cs="Calibri"/>
        </w:rPr>
        <w:t>, c</w:t>
      </w:r>
      <w:r w:rsidRPr="00486BCA">
        <w:rPr>
          <w:rFonts w:ascii="Calibri" w:hAnsi="Calibri" w:cs="Calibri"/>
        </w:rPr>
        <w:t xml:space="preserve">lick the drop-down box next to </w:t>
      </w:r>
      <w:r w:rsidR="004C6691">
        <w:rPr>
          <w:rFonts w:ascii="Calibri" w:hAnsi="Calibri" w:cs="Calibri"/>
        </w:rPr>
        <w:t xml:space="preserve">“Threshold strategy” and select “Global.” Then, click the drop-down next to </w:t>
      </w:r>
      <w:r w:rsidRPr="00486BCA">
        <w:rPr>
          <w:rFonts w:ascii="Calibri" w:hAnsi="Calibri" w:cs="Calibri"/>
        </w:rPr>
        <w:t>“</w:t>
      </w:r>
      <w:r w:rsidR="004C6691">
        <w:rPr>
          <w:rFonts w:ascii="Calibri" w:hAnsi="Calibri" w:cs="Calibri"/>
        </w:rPr>
        <w:t>T</w:t>
      </w:r>
      <w:r w:rsidRPr="00486BCA">
        <w:rPr>
          <w:rFonts w:ascii="Calibri" w:hAnsi="Calibri" w:cs="Calibri"/>
        </w:rPr>
        <w:t xml:space="preserve">hresholding method” to see a list of the available thresholding methods. </w:t>
      </w:r>
      <w:r w:rsidR="004C6691">
        <w:rPr>
          <w:rFonts w:ascii="Calibri" w:hAnsi="Calibri" w:cs="Calibri"/>
        </w:rPr>
        <w:t xml:space="preserve">Select </w:t>
      </w:r>
      <w:r w:rsidRPr="00486BCA">
        <w:rPr>
          <w:rFonts w:ascii="Calibri" w:hAnsi="Calibri" w:cs="Calibri"/>
        </w:rPr>
        <w:t xml:space="preserve">“Otsu” </w:t>
      </w:r>
      <w:r w:rsidR="004C6691">
        <w:rPr>
          <w:rFonts w:ascii="Calibri" w:hAnsi="Calibri" w:cs="Calibri"/>
        </w:rPr>
        <w:t>(which is</w:t>
      </w:r>
      <w:r w:rsidRPr="00486BCA">
        <w:rPr>
          <w:rFonts w:ascii="Calibri" w:hAnsi="Calibri" w:cs="Calibri"/>
        </w:rPr>
        <w:t xml:space="preserve"> the default</w:t>
      </w:r>
      <w:r w:rsidR="004C6691">
        <w:rPr>
          <w:rFonts w:ascii="Calibri" w:hAnsi="Calibri" w:cs="Calibri"/>
        </w:rPr>
        <w:t>)</w:t>
      </w:r>
      <w:r w:rsidRPr="00486BCA">
        <w:rPr>
          <w:rFonts w:ascii="Calibri" w:hAnsi="Calibri" w:cs="Calibri"/>
        </w:rPr>
        <w:t xml:space="preserve">, which </w:t>
      </w:r>
      <w:r w:rsidR="00543ECF">
        <w:rPr>
          <w:rFonts w:ascii="Calibri" w:hAnsi="Calibri" w:cs="Calibri"/>
        </w:rPr>
        <w:t>works well if the image is high-</w:t>
      </w:r>
      <w:r w:rsidRPr="00486BCA">
        <w:rPr>
          <w:rFonts w:ascii="Calibri" w:hAnsi="Calibri" w:cs="Calibri"/>
        </w:rPr>
        <w:t>contrast.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790"/>
      </w:tblGrid>
      <w:tr w:rsidR="007F6532" w:rsidRPr="00F145F0">
        <w:tc>
          <w:tcPr>
            <w:tcW w:w="11016" w:type="dxa"/>
            <w:shd w:val="clear" w:color="auto" w:fill="auto"/>
          </w:tcPr>
          <w:p w:rsidR="007F6532" w:rsidRPr="00F145F0" w:rsidRDefault="00CD1805" w:rsidP="007F6532">
            <w:pPr>
              <w:spacing w:after="0"/>
              <w:jc w:val="center"/>
              <w:rPr>
                <w:sz w:val="24"/>
                <w:szCs w:val="24"/>
              </w:rPr>
            </w:pPr>
            <w:r>
              <w:rPr>
                <w:noProof/>
              </w:rPr>
              <w:drawing>
                <wp:inline distT="0" distB="0" distL="0" distR="0">
                  <wp:extent cx="3423285" cy="3116580"/>
                  <wp:effectExtent l="0" t="0" r="5715"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23285" cy="3116580"/>
                          </a:xfrm>
                          <a:prstGeom prst="rect">
                            <a:avLst/>
                          </a:prstGeom>
                          <a:noFill/>
                          <a:ln>
                            <a:noFill/>
                          </a:ln>
                        </pic:spPr>
                      </pic:pic>
                    </a:graphicData>
                  </a:graphic>
                </wp:inline>
              </w:drawing>
            </w:r>
          </w:p>
        </w:tc>
      </w:tr>
      <w:tr w:rsidR="007F6532" w:rsidRPr="00F145F0">
        <w:tc>
          <w:tcPr>
            <w:tcW w:w="11016" w:type="dxa"/>
            <w:shd w:val="clear" w:color="auto" w:fill="auto"/>
          </w:tcPr>
          <w:p w:rsidR="007F6532" w:rsidRPr="00F145F0" w:rsidRDefault="007F6532" w:rsidP="007F6532">
            <w:pPr>
              <w:pStyle w:val="Caption"/>
            </w:pPr>
            <w:bookmarkStart w:id="2" w:name="_Ref313016247"/>
            <w:r w:rsidRPr="00F145F0">
              <w:rPr>
                <w:color w:val="auto"/>
              </w:rPr>
              <w:t xml:space="preserve">Figure </w:t>
            </w:r>
            <w:bookmarkStart w:id="3" w:name="IdentifyPrimaryObjects"/>
            <w:r w:rsidRPr="00F145F0">
              <w:rPr>
                <w:color w:val="auto"/>
              </w:rPr>
              <w:fldChar w:fldCharType="begin"/>
            </w:r>
            <w:r w:rsidRPr="00F145F0">
              <w:rPr>
                <w:color w:val="auto"/>
              </w:rPr>
              <w:instrText xml:space="preserve"> SEQ Figure \* ARABIC </w:instrText>
            </w:r>
            <w:r w:rsidRPr="00F145F0">
              <w:rPr>
                <w:color w:val="auto"/>
              </w:rPr>
              <w:fldChar w:fldCharType="separate"/>
            </w:r>
            <w:r w:rsidR="00543ECF">
              <w:rPr>
                <w:noProof/>
                <w:color w:val="auto"/>
              </w:rPr>
              <w:t>2</w:t>
            </w:r>
            <w:r w:rsidRPr="00F145F0">
              <w:rPr>
                <w:color w:val="auto"/>
              </w:rPr>
              <w:fldChar w:fldCharType="end"/>
            </w:r>
            <w:bookmarkEnd w:id="2"/>
            <w:bookmarkEnd w:id="3"/>
            <w:r w:rsidRPr="00F145F0">
              <w:rPr>
                <w:color w:val="auto"/>
              </w:rPr>
              <w:t xml:space="preserve">: </w:t>
            </w:r>
            <w:r w:rsidRPr="00F145F0">
              <w:rPr>
                <w:b w:val="0"/>
                <w:color w:val="auto"/>
              </w:rPr>
              <w:t xml:space="preserve">Example module display window for </w:t>
            </w:r>
            <w:proofErr w:type="spellStart"/>
            <w:r w:rsidRPr="00F145F0">
              <w:rPr>
                <w:b w:val="0"/>
                <w:i/>
                <w:color w:val="auto"/>
              </w:rPr>
              <w:t>IdentifyPrimaryObjects</w:t>
            </w:r>
            <w:proofErr w:type="spellEnd"/>
            <w:r w:rsidRPr="00F145F0">
              <w:rPr>
                <w:b w:val="0"/>
                <w:color w:val="auto"/>
              </w:rPr>
              <w:t xml:space="preserve">. </w:t>
            </w:r>
          </w:p>
        </w:tc>
      </w:tr>
    </w:tbl>
    <w:p w:rsidR="007F6532" w:rsidRPr="00F145F0" w:rsidRDefault="007F6532" w:rsidP="007F6532">
      <w:pPr>
        <w:pStyle w:val="Default"/>
        <w:spacing w:after="200" w:line="276" w:lineRule="auto"/>
        <w:rPr>
          <w:rFonts w:ascii="Calibri" w:hAnsi="Calibri" w:cs="Calibri"/>
        </w:rPr>
      </w:pPr>
    </w:p>
    <w:p w:rsidR="007F6532" w:rsidRPr="00F145F0" w:rsidRDefault="007F6532" w:rsidP="0076022E">
      <w:pPr>
        <w:pStyle w:val="Default"/>
        <w:numPr>
          <w:ilvl w:val="0"/>
          <w:numId w:val="24"/>
        </w:numPr>
        <w:spacing w:after="200" w:line="276" w:lineRule="auto"/>
        <w:ind w:left="360"/>
        <w:rPr>
          <w:rFonts w:ascii="Calibri" w:hAnsi="Calibri" w:cs="Calibri"/>
          <w:b/>
        </w:rPr>
      </w:pPr>
      <w:r w:rsidRPr="00F145F0">
        <w:rPr>
          <w:rFonts w:ascii="Calibri" w:hAnsi="Calibri" w:cs="Calibri"/>
          <w:b/>
        </w:rPr>
        <w:t>Confirming by eye that the settings you chose do allow for identification of separate cells and nuclei</w:t>
      </w:r>
    </w:p>
    <w:p w:rsidR="007F6532" w:rsidRPr="00F145F0" w:rsidRDefault="007F6532" w:rsidP="007F6532">
      <w:pPr>
        <w:pStyle w:val="Default"/>
        <w:spacing w:after="200" w:line="276" w:lineRule="auto"/>
        <w:rPr>
          <w:rFonts w:ascii="Calibri" w:hAnsi="Calibri" w:cs="Calibri"/>
        </w:rPr>
      </w:pPr>
      <w:r w:rsidRPr="00F145F0">
        <w:rPr>
          <w:rFonts w:ascii="Calibri" w:hAnsi="Calibri" w:cs="Calibri"/>
        </w:rPr>
        <w:t xml:space="preserve">For the </w:t>
      </w:r>
      <w:proofErr w:type="spellStart"/>
      <w:r w:rsidRPr="00F145F0">
        <w:rPr>
          <w:rFonts w:ascii="Calibri" w:hAnsi="Calibri" w:cs="Calibri"/>
          <w:i/>
        </w:rPr>
        <w:t>IdentifyPrimaryObjects</w:t>
      </w:r>
      <w:proofErr w:type="spellEnd"/>
      <w:r w:rsidRPr="00F145F0">
        <w:rPr>
          <w:rFonts w:ascii="Calibri" w:hAnsi="Calibri" w:cs="Calibri"/>
        </w:rPr>
        <w:t xml:space="preserve"> module, the goal is to have the outlines match the actual nuclei boundaries as </w:t>
      </w:r>
      <w:r w:rsidRPr="00F145F0">
        <w:rPr>
          <w:rFonts w:ascii="Calibri" w:hAnsi="Calibri" w:cs="Calibri"/>
        </w:rPr>
        <w:lastRenderedPageBreak/>
        <w:t xml:space="preserve">well as possible, as well as separating touching objects accurately.  Said another way, you do not want the program to split a single object (in this case, a single cell) into multiple objects, and you do not want the program to merge multiple objects into a single object. </w:t>
      </w:r>
    </w:p>
    <w:p w:rsidR="007F6532" w:rsidRPr="00F145F0" w:rsidRDefault="007F6532" w:rsidP="007F6532">
      <w:pPr>
        <w:pStyle w:val="Default"/>
        <w:numPr>
          <w:ins w:id="4" w:author="Property of Broad Institute" w:date="2012-01-10T14:45:00Z"/>
        </w:numPr>
        <w:spacing w:after="200" w:line="276" w:lineRule="auto"/>
        <w:rPr>
          <w:rFonts w:ascii="Calibri" w:hAnsi="Calibri" w:cs="Calibri"/>
        </w:rPr>
      </w:pPr>
      <w:r w:rsidRPr="00F145F0">
        <w:rPr>
          <w:rFonts w:ascii="Calibri" w:hAnsi="Calibri" w:cs="Calibri"/>
        </w:rPr>
        <w:t xml:space="preserve">The results of </w:t>
      </w:r>
      <w:proofErr w:type="spellStart"/>
      <w:r w:rsidRPr="00F145F0">
        <w:rPr>
          <w:rFonts w:ascii="Calibri" w:hAnsi="Calibri" w:cs="Calibri"/>
          <w:i/>
        </w:rPr>
        <w:t>IdentifyPrimaryObjects</w:t>
      </w:r>
      <w:proofErr w:type="spellEnd"/>
      <w:r w:rsidRPr="00F145F0">
        <w:rPr>
          <w:rFonts w:ascii="Calibri" w:hAnsi="Calibri" w:cs="Calibri"/>
        </w:rPr>
        <w:t xml:space="preserve"> are displayed in four panels in the di</w:t>
      </w:r>
      <w:r>
        <w:rPr>
          <w:rFonts w:ascii="Calibri" w:hAnsi="Calibri" w:cs="Calibri"/>
        </w:rPr>
        <w:t xml:space="preserve">splay window, as shown in Fig. </w:t>
      </w:r>
      <w:r w:rsidR="00FA4B5A" w:rsidRPr="00165A7A">
        <w:rPr>
          <w:rFonts w:ascii="Calibri" w:hAnsi="Calibri" w:cs="Calibri"/>
        </w:rPr>
        <w:fldChar w:fldCharType="begin"/>
      </w:r>
      <w:r w:rsidR="00FA4B5A" w:rsidRPr="00165A7A">
        <w:rPr>
          <w:rFonts w:ascii="Calibri" w:hAnsi="Calibri" w:cs="Calibri"/>
        </w:rPr>
        <w:instrText xml:space="preserve"> REF IdentifyPrimaryObjects \h  \* MERGEFORMAT </w:instrText>
      </w:r>
      <w:r w:rsidR="00FA4B5A" w:rsidRPr="00165A7A">
        <w:rPr>
          <w:rFonts w:ascii="Calibri" w:hAnsi="Calibri" w:cs="Calibri"/>
        </w:rPr>
      </w:r>
      <w:r w:rsidR="00FA4B5A" w:rsidRPr="00165A7A">
        <w:rPr>
          <w:rFonts w:ascii="Calibri" w:hAnsi="Calibri" w:cs="Calibri"/>
        </w:rPr>
        <w:fldChar w:fldCharType="separate"/>
      </w:r>
      <w:r w:rsidR="00543ECF" w:rsidRPr="00543ECF">
        <w:rPr>
          <w:rFonts w:ascii="Calibri" w:hAnsi="Calibri" w:cs="Calibri"/>
          <w:noProof/>
          <w:color w:val="auto"/>
        </w:rPr>
        <w:t>2</w:t>
      </w:r>
      <w:r w:rsidR="00FA4B5A" w:rsidRPr="00165A7A">
        <w:rPr>
          <w:rFonts w:ascii="Calibri" w:hAnsi="Calibri" w:cs="Calibri"/>
        </w:rPr>
        <w:fldChar w:fldCharType="end"/>
      </w:r>
      <w:r w:rsidRPr="00F145F0">
        <w:rPr>
          <w:rFonts w:ascii="Calibri" w:hAnsi="Calibri" w:cs="Calibri"/>
        </w:rPr>
        <w:t>:</w:t>
      </w:r>
    </w:p>
    <w:p w:rsidR="007F6532" w:rsidRPr="00F145F0" w:rsidRDefault="007F6532" w:rsidP="007F6532">
      <w:pPr>
        <w:pStyle w:val="Default"/>
        <w:numPr>
          <w:ilvl w:val="0"/>
          <w:numId w:val="6"/>
        </w:numPr>
        <w:spacing w:after="200" w:line="276" w:lineRule="auto"/>
        <w:ind w:left="360"/>
        <w:rPr>
          <w:rFonts w:ascii="Calibri" w:hAnsi="Calibri" w:cs="Calibri"/>
        </w:rPr>
      </w:pPr>
      <w:r w:rsidRPr="00F145F0">
        <w:rPr>
          <w:rFonts w:ascii="Calibri" w:hAnsi="Calibri" w:cs="Calibri"/>
        </w:rPr>
        <w:t>Upper left: The raw image, titled as “Original image” plus the image number</w:t>
      </w:r>
    </w:p>
    <w:p w:rsidR="007F6532" w:rsidRPr="00F145F0" w:rsidRDefault="007F6532" w:rsidP="007F6532">
      <w:pPr>
        <w:pStyle w:val="Default"/>
        <w:numPr>
          <w:ilvl w:val="0"/>
          <w:numId w:val="6"/>
        </w:numPr>
        <w:spacing w:after="200" w:line="276" w:lineRule="auto"/>
        <w:ind w:left="360"/>
        <w:rPr>
          <w:rFonts w:ascii="Calibri" w:hAnsi="Calibri" w:cs="Calibri"/>
        </w:rPr>
      </w:pPr>
      <w:r w:rsidRPr="00F145F0">
        <w:rPr>
          <w:rFonts w:ascii="Calibri" w:hAnsi="Calibri" w:cs="Calibri"/>
        </w:rPr>
        <w:t>Upper right: A colored image of the identified and labeled objects, titled with the object name (in this case, “Nuclei”). Note that the colors themselves are arbitrary, intended to distinguish each identified object from its neighbors.</w:t>
      </w:r>
    </w:p>
    <w:p w:rsidR="007F6532" w:rsidRPr="00F145F0" w:rsidRDefault="007F6532" w:rsidP="007F6532">
      <w:pPr>
        <w:pStyle w:val="Default"/>
        <w:numPr>
          <w:ilvl w:val="0"/>
          <w:numId w:val="6"/>
        </w:numPr>
        <w:spacing w:line="276" w:lineRule="auto"/>
        <w:ind w:left="360"/>
        <w:rPr>
          <w:rFonts w:ascii="Calibri" w:hAnsi="Calibri" w:cs="Calibri"/>
        </w:rPr>
      </w:pPr>
      <w:r w:rsidRPr="00F145F0">
        <w:rPr>
          <w:rFonts w:ascii="Calibri" w:hAnsi="Calibri" w:cs="Calibri"/>
        </w:rPr>
        <w:t xml:space="preserve">Lower left: An image of the object outlines superimposed on the raw image, titled with the object name. </w:t>
      </w:r>
    </w:p>
    <w:p w:rsidR="007F6532" w:rsidRPr="00F145F0" w:rsidRDefault="007F6532" w:rsidP="007F6532">
      <w:pPr>
        <w:pStyle w:val="Default"/>
        <w:spacing w:line="276" w:lineRule="auto"/>
        <w:ind w:left="360"/>
        <w:rPr>
          <w:rFonts w:ascii="Calibri" w:hAnsi="Calibri" w:cs="Calibri"/>
        </w:rPr>
      </w:pPr>
      <w:r w:rsidRPr="00F145F0">
        <w:rPr>
          <w:rFonts w:ascii="Calibri" w:hAnsi="Calibri" w:cs="Calibri"/>
        </w:rPr>
        <w:t>Green outlines around an object indicate that the object has passed the selection criteria in the module.</w:t>
      </w:r>
    </w:p>
    <w:p w:rsidR="007F6532" w:rsidRPr="00F145F0" w:rsidRDefault="007F6532" w:rsidP="007F6532">
      <w:pPr>
        <w:pStyle w:val="Default"/>
        <w:spacing w:line="276" w:lineRule="auto"/>
        <w:ind w:left="360"/>
        <w:rPr>
          <w:rFonts w:ascii="Calibri" w:hAnsi="Calibri" w:cs="Calibri"/>
        </w:rPr>
      </w:pPr>
      <w:r w:rsidRPr="00F145F0">
        <w:rPr>
          <w:rFonts w:ascii="Calibri" w:hAnsi="Calibri" w:cs="Calibri"/>
        </w:rPr>
        <w:lastRenderedPageBreak/>
        <w:t xml:space="preserve">Yellow outlines indicate that the object touches the image edge, and has therefore been excluded. </w:t>
      </w:r>
    </w:p>
    <w:p w:rsidR="007F6532" w:rsidRPr="00F145F0" w:rsidRDefault="007F6532" w:rsidP="007F6532">
      <w:pPr>
        <w:pStyle w:val="Default"/>
        <w:spacing w:line="276" w:lineRule="auto"/>
        <w:ind w:left="360"/>
        <w:rPr>
          <w:rFonts w:ascii="Calibri" w:hAnsi="Calibri" w:cs="Calibri"/>
        </w:rPr>
      </w:pPr>
      <w:r w:rsidRPr="00F145F0">
        <w:rPr>
          <w:rFonts w:ascii="Calibri" w:hAnsi="Calibri" w:cs="Calibri"/>
        </w:rPr>
        <w:t xml:space="preserve">Red outlines indicate objects that do not pass </w:t>
      </w:r>
      <w:r w:rsidR="00354387">
        <w:rPr>
          <w:rFonts w:ascii="Calibri" w:hAnsi="Calibri" w:cs="Calibri"/>
        </w:rPr>
        <w:t>a</w:t>
      </w:r>
      <w:r w:rsidRPr="00F145F0">
        <w:rPr>
          <w:rFonts w:ascii="Calibri" w:hAnsi="Calibri" w:cs="Calibri"/>
        </w:rPr>
        <w:t xml:space="preserve"> size </w:t>
      </w:r>
      <w:r w:rsidR="00354387">
        <w:rPr>
          <w:rFonts w:ascii="Calibri" w:hAnsi="Calibri" w:cs="Calibri"/>
        </w:rPr>
        <w:t>c</w:t>
      </w:r>
      <w:r w:rsidR="004175B8">
        <w:rPr>
          <w:rFonts w:ascii="Calibri" w:hAnsi="Calibri" w:cs="Calibri"/>
        </w:rPr>
        <w:t>riterion</w:t>
      </w:r>
      <w:r w:rsidRPr="00F145F0">
        <w:rPr>
          <w:rFonts w:ascii="Calibri" w:hAnsi="Calibri" w:cs="Calibri"/>
        </w:rPr>
        <w:t xml:space="preserve">, and have therefore been excluded. </w:t>
      </w:r>
    </w:p>
    <w:p w:rsidR="007F6532" w:rsidRPr="00F145F0" w:rsidRDefault="007F6532" w:rsidP="007F6532">
      <w:pPr>
        <w:pStyle w:val="Default"/>
        <w:numPr>
          <w:ins w:id="5" w:author="Property of Broad Institute" w:date="2012-01-10T14:47:00Z"/>
        </w:numPr>
        <w:spacing w:line="276" w:lineRule="auto"/>
        <w:ind w:left="360"/>
        <w:rPr>
          <w:rFonts w:ascii="Calibri" w:hAnsi="Calibri" w:cs="Calibri"/>
        </w:rPr>
      </w:pPr>
    </w:p>
    <w:p w:rsidR="007F6532" w:rsidRPr="00F145F0" w:rsidRDefault="007F6532" w:rsidP="007F6532">
      <w:pPr>
        <w:pStyle w:val="Default"/>
        <w:numPr>
          <w:ilvl w:val="0"/>
          <w:numId w:val="6"/>
        </w:numPr>
        <w:spacing w:after="200" w:line="276" w:lineRule="auto"/>
        <w:ind w:left="360"/>
        <w:rPr>
          <w:rFonts w:ascii="Calibri" w:hAnsi="Calibri" w:cs="Calibri"/>
        </w:rPr>
      </w:pPr>
      <w:r w:rsidRPr="00F145F0">
        <w:rPr>
          <w:rFonts w:ascii="Calibri" w:hAnsi="Calibri" w:cs="Calibri"/>
        </w:rPr>
        <w:t>Lower right: A table of module setting values and statistics</w:t>
      </w:r>
    </w:p>
    <w:p w:rsidR="007F6532" w:rsidRPr="00B84973" w:rsidRDefault="007F6532" w:rsidP="007F6532">
      <w:pPr>
        <w:rPr>
          <w:sz w:val="24"/>
          <w:szCs w:val="24"/>
        </w:rPr>
      </w:pPr>
      <w:r w:rsidRPr="00B84973">
        <w:rPr>
          <w:sz w:val="24"/>
          <w:szCs w:val="24"/>
        </w:rPr>
        <w:t xml:space="preserve">There are some </w:t>
      </w:r>
      <w:r>
        <w:rPr>
          <w:sz w:val="24"/>
          <w:szCs w:val="24"/>
        </w:rPr>
        <w:t xml:space="preserve">image </w:t>
      </w:r>
      <w:r w:rsidRPr="00B84973">
        <w:rPr>
          <w:sz w:val="24"/>
          <w:szCs w:val="24"/>
        </w:rPr>
        <w:t xml:space="preserve">tools on the </w:t>
      </w:r>
      <w:r>
        <w:rPr>
          <w:sz w:val="24"/>
          <w:szCs w:val="24"/>
        </w:rPr>
        <w:t>top</w:t>
      </w:r>
      <w:r w:rsidRPr="00B84973">
        <w:rPr>
          <w:sz w:val="24"/>
          <w:szCs w:val="24"/>
        </w:rPr>
        <w:t xml:space="preserve"> toolbar that may be helpful to see the individual </w:t>
      </w:r>
      <w:r>
        <w:rPr>
          <w:sz w:val="24"/>
          <w:szCs w:val="24"/>
        </w:rPr>
        <w:t>objects</w:t>
      </w:r>
      <w:r w:rsidRPr="00B84973">
        <w:rPr>
          <w:sz w:val="24"/>
          <w:szCs w:val="24"/>
        </w:rPr>
        <w:t>:</w:t>
      </w:r>
    </w:p>
    <w:p w:rsidR="007F6532" w:rsidRPr="005A3CF5" w:rsidRDefault="00CD1805" w:rsidP="007F6532">
      <w:pPr>
        <w:pStyle w:val="MediumGrid1-Accent21"/>
        <w:ind w:left="360"/>
        <w:rPr>
          <w:sz w:val="24"/>
          <w:szCs w:val="24"/>
        </w:rPr>
      </w:pPr>
      <w:r>
        <w:rPr>
          <w:noProof/>
        </w:rPr>
        <w:drawing>
          <wp:inline distT="0" distB="0" distL="0" distR="0">
            <wp:extent cx="1865630" cy="351155"/>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l="3142" t="10100" r="11464" b="20352"/>
                    <a:stretch>
                      <a:fillRect/>
                    </a:stretch>
                  </pic:blipFill>
                  <pic:spPr bwMode="auto">
                    <a:xfrm>
                      <a:off x="0" y="0"/>
                      <a:ext cx="1865630" cy="351155"/>
                    </a:xfrm>
                    <a:prstGeom prst="rect">
                      <a:avLst/>
                    </a:prstGeom>
                    <a:noFill/>
                    <a:ln>
                      <a:noFill/>
                    </a:ln>
                  </pic:spPr>
                </pic:pic>
              </a:graphicData>
            </a:graphic>
          </wp:inline>
        </w:drawing>
      </w:r>
    </w:p>
    <w:p w:rsidR="007F6532" w:rsidRDefault="007F6532" w:rsidP="007F6532">
      <w:pPr>
        <w:pStyle w:val="MediumGrid1-Accent21"/>
        <w:ind w:left="360"/>
        <w:rPr>
          <w:sz w:val="24"/>
          <w:szCs w:val="24"/>
        </w:rPr>
      </w:pPr>
      <w:r>
        <w:rPr>
          <w:sz w:val="24"/>
          <w:szCs w:val="24"/>
        </w:rPr>
        <w:t>The 1</w:t>
      </w:r>
      <w:r w:rsidRPr="005A3CF5">
        <w:rPr>
          <w:sz w:val="24"/>
          <w:szCs w:val="24"/>
          <w:vertAlign w:val="superscript"/>
        </w:rPr>
        <w:t>st</w:t>
      </w:r>
      <w:r>
        <w:rPr>
          <w:sz w:val="24"/>
          <w:szCs w:val="24"/>
        </w:rPr>
        <w:t xml:space="preserve"> icon</w:t>
      </w:r>
      <w:r w:rsidR="00CA25B4">
        <w:rPr>
          <w:sz w:val="24"/>
          <w:szCs w:val="24"/>
        </w:rPr>
        <w:t xml:space="preserve"> from the left</w:t>
      </w:r>
      <w:r>
        <w:rPr>
          <w:sz w:val="24"/>
          <w:szCs w:val="24"/>
        </w:rPr>
        <w:t xml:space="preserve"> lets you reset the view back to the original view.</w:t>
      </w:r>
    </w:p>
    <w:p w:rsidR="007F6532" w:rsidRDefault="007F6532" w:rsidP="007F6532">
      <w:pPr>
        <w:pStyle w:val="MediumGrid1-Accent21"/>
        <w:ind w:left="360"/>
        <w:rPr>
          <w:sz w:val="24"/>
          <w:szCs w:val="24"/>
        </w:rPr>
      </w:pPr>
      <w:r>
        <w:rPr>
          <w:sz w:val="24"/>
          <w:szCs w:val="24"/>
        </w:rPr>
        <w:t>The 2</w:t>
      </w:r>
      <w:r w:rsidRPr="005A3CF5">
        <w:rPr>
          <w:sz w:val="24"/>
          <w:szCs w:val="24"/>
          <w:vertAlign w:val="superscript"/>
        </w:rPr>
        <w:t>nd</w:t>
      </w:r>
      <w:r>
        <w:rPr>
          <w:sz w:val="24"/>
          <w:szCs w:val="24"/>
        </w:rPr>
        <w:t xml:space="preserve"> and 3</w:t>
      </w:r>
      <w:r w:rsidRPr="005A3CF5">
        <w:rPr>
          <w:sz w:val="24"/>
          <w:szCs w:val="24"/>
          <w:vertAlign w:val="superscript"/>
        </w:rPr>
        <w:t>rd</w:t>
      </w:r>
      <w:r>
        <w:rPr>
          <w:sz w:val="24"/>
          <w:szCs w:val="24"/>
        </w:rPr>
        <w:t xml:space="preserve"> icons let you step backwards and forwards through any changes you made to the view.</w:t>
      </w:r>
    </w:p>
    <w:p w:rsidR="007F6532" w:rsidRDefault="007F6532" w:rsidP="007F6532">
      <w:pPr>
        <w:pStyle w:val="MediumGrid1-Accent21"/>
        <w:ind w:left="360"/>
        <w:rPr>
          <w:sz w:val="24"/>
          <w:szCs w:val="24"/>
        </w:rPr>
      </w:pPr>
      <w:r>
        <w:rPr>
          <w:sz w:val="24"/>
          <w:szCs w:val="24"/>
        </w:rPr>
        <w:t>The 3</w:t>
      </w:r>
      <w:r w:rsidRPr="005A3CF5">
        <w:rPr>
          <w:sz w:val="24"/>
          <w:szCs w:val="24"/>
          <w:vertAlign w:val="superscript"/>
        </w:rPr>
        <w:t>rd</w:t>
      </w:r>
      <w:r>
        <w:rPr>
          <w:sz w:val="24"/>
          <w:szCs w:val="24"/>
        </w:rPr>
        <w:t xml:space="preserve"> icon lets you change the view by moving in any direction in the display, by clicking and dragging.</w:t>
      </w:r>
    </w:p>
    <w:p w:rsidR="007F6532" w:rsidRDefault="007F6532" w:rsidP="007F6532">
      <w:pPr>
        <w:pStyle w:val="MediumGrid1-Accent21"/>
        <w:ind w:left="360"/>
        <w:rPr>
          <w:sz w:val="24"/>
          <w:szCs w:val="24"/>
        </w:rPr>
      </w:pPr>
      <w:r>
        <w:rPr>
          <w:sz w:val="24"/>
          <w:szCs w:val="24"/>
        </w:rPr>
        <w:t>The 4</w:t>
      </w:r>
      <w:r w:rsidRPr="005A3CF5">
        <w:rPr>
          <w:sz w:val="24"/>
          <w:szCs w:val="24"/>
          <w:vertAlign w:val="superscript"/>
        </w:rPr>
        <w:t>th</w:t>
      </w:r>
      <w:r>
        <w:rPr>
          <w:sz w:val="24"/>
          <w:szCs w:val="24"/>
        </w:rPr>
        <w:t xml:space="preserve"> icon lets you change the view by zooming, by dragging and drawing a box to zoom in on.</w:t>
      </w:r>
    </w:p>
    <w:p w:rsidR="00A53CE5" w:rsidRPr="009D3A1A" w:rsidRDefault="00A53CE5" w:rsidP="00A53CE5">
      <w:pPr>
        <w:pStyle w:val="Default"/>
        <w:numPr>
          <w:ilvl w:val="0"/>
          <w:numId w:val="6"/>
        </w:numPr>
        <w:spacing w:after="200" w:line="276" w:lineRule="auto"/>
        <w:ind w:left="360"/>
        <w:rPr>
          <w:rFonts w:ascii="Calibri" w:hAnsi="Calibri" w:cs="Calibri"/>
        </w:rPr>
      </w:pPr>
      <w:r>
        <w:rPr>
          <w:rFonts w:ascii="Calibri" w:hAnsi="Calibri" w:cs="Calibri"/>
        </w:rPr>
        <w:lastRenderedPageBreak/>
        <w:t xml:space="preserve">Zoom in the image in order to see the quality of the nuclei identification. </w:t>
      </w:r>
      <w:r w:rsidRPr="009D3A1A">
        <w:rPr>
          <w:rFonts w:ascii="Calibri" w:hAnsi="Calibri" w:cs="Calibri"/>
        </w:rPr>
        <w:t xml:space="preserve">The result may look like </w:t>
      </w:r>
      <w:r w:rsidR="00FA4B5A">
        <w:rPr>
          <w:rFonts w:ascii="Calibri" w:hAnsi="Calibri" w:cs="Calibri"/>
        </w:rPr>
        <w:t xml:space="preserve">Figure </w:t>
      </w:r>
      <w:r w:rsidR="00FA4B5A" w:rsidRPr="00165A7A">
        <w:rPr>
          <w:rFonts w:ascii="Calibri" w:hAnsi="Calibri" w:cs="Calibri"/>
        </w:rPr>
        <w:fldChar w:fldCharType="begin"/>
      </w:r>
      <w:r w:rsidR="00FA4B5A" w:rsidRPr="00165A7A">
        <w:rPr>
          <w:rFonts w:ascii="Calibri" w:hAnsi="Calibri" w:cs="Calibri"/>
        </w:rPr>
        <w:instrText xml:space="preserve"> REF IdentifyPrimaryObjects_Zoomed \h  \* MERGEFORMAT </w:instrText>
      </w:r>
      <w:r w:rsidR="00FA4B5A" w:rsidRPr="00165A7A">
        <w:rPr>
          <w:rFonts w:ascii="Calibri" w:hAnsi="Calibri" w:cs="Calibri"/>
        </w:rPr>
      </w:r>
      <w:r w:rsidR="00FA4B5A" w:rsidRPr="00165A7A">
        <w:rPr>
          <w:rFonts w:ascii="Calibri" w:hAnsi="Calibri" w:cs="Calibri"/>
        </w:rPr>
        <w:fldChar w:fldCharType="separate"/>
      </w:r>
      <w:r w:rsidR="00543ECF" w:rsidRPr="00543ECF">
        <w:rPr>
          <w:rFonts w:ascii="Calibri" w:hAnsi="Calibri" w:cs="Calibri"/>
          <w:noProof/>
          <w:color w:val="auto"/>
        </w:rPr>
        <w:t>3</w:t>
      </w:r>
      <w:r w:rsidR="00FA4B5A" w:rsidRPr="00165A7A">
        <w:rPr>
          <w:rFonts w:ascii="Calibri" w:hAnsi="Calibri" w:cs="Calibri"/>
        </w:rPr>
        <w:fldChar w:fldCharType="end"/>
      </w:r>
      <w:r w:rsidRPr="009D3A1A">
        <w:rPr>
          <w:rFonts w:ascii="Calibri" w:hAnsi="Calibri" w:cs="Calibri"/>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790"/>
      </w:tblGrid>
      <w:tr w:rsidR="00A53CE5" w:rsidRPr="00F145F0" w:rsidTr="00F71849">
        <w:tc>
          <w:tcPr>
            <w:tcW w:w="11016" w:type="dxa"/>
            <w:shd w:val="clear" w:color="auto" w:fill="auto"/>
          </w:tcPr>
          <w:p w:rsidR="00A53CE5" w:rsidRPr="00F145F0" w:rsidRDefault="00CD1805" w:rsidP="00F71849">
            <w:pPr>
              <w:spacing w:after="0"/>
              <w:jc w:val="center"/>
              <w:rPr>
                <w:sz w:val="24"/>
                <w:szCs w:val="24"/>
              </w:rPr>
            </w:pPr>
            <w:r>
              <w:rPr>
                <w:noProof/>
              </w:rPr>
              <w:drawing>
                <wp:inline distT="0" distB="0" distL="0" distR="0">
                  <wp:extent cx="3423285" cy="3116580"/>
                  <wp:effectExtent l="0" t="0" r="5715"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23285" cy="3116580"/>
                          </a:xfrm>
                          <a:prstGeom prst="rect">
                            <a:avLst/>
                          </a:prstGeom>
                          <a:noFill/>
                          <a:ln>
                            <a:noFill/>
                          </a:ln>
                        </pic:spPr>
                      </pic:pic>
                    </a:graphicData>
                  </a:graphic>
                </wp:inline>
              </w:drawing>
            </w:r>
          </w:p>
        </w:tc>
      </w:tr>
      <w:tr w:rsidR="00A53CE5" w:rsidRPr="00F145F0" w:rsidTr="00F71849">
        <w:tc>
          <w:tcPr>
            <w:tcW w:w="11016" w:type="dxa"/>
            <w:shd w:val="clear" w:color="auto" w:fill="auto"/>
          </w:tcPr>
          <w:p w:rsidR="00A53CE5" w:rsidRPr="00F145F0" w:rsidRDefault="00A53CE5" w:rsidP="00F71849">
            <w:pPr>
              <w:pStyle w:val="Caption"/>
            </w:pPr>
            <w:bookmarkStart w:id="6" w:name="_Ref314557657"/>
            <w:r w:rsidRPr="00F145F0">
              <w:rPr>
                <w:color w:val="auto"/>
              </w:rPr>
              <w:t xml:space="preserve">Figure </w:t>
            </w:r>
            <w:bookmarkStart w:id="7" w:name="IdentifyPrimaryObjects_Zoomed"/>
            <w:r w:rsidRPr="00F145F0">
              <w:rPr>
                <w:color w:val="auto"/>
              </w:rPr>
              <w:fldChar w:fldCharType="begin"/>
            </w:r>
            <w:r w:rsidRPr="00F145F0">
              <w:rPr>
                <w:color w:val="auto"/>
              </w:rPr>
              <w:instrText xml:space="preserve"> SEQ Figure \* ARABIC </w:instrText>
            </w:r>
            <w:r w:rsidRPr="00F145F0">
              <w:rPr>
                <w:color w:val="auto"/>
              </w:rPr>
              <w:fldChar w:fldCharType="separate"/>
            </w:r>
            <w:r w:rsidR="00543ECF">
              <w:rPr>
                <w:noProof/>
                <w:color w:val="auto"/>
              </w:rPr>
              <w:t>3</w:t>
            </w:r>
            <w:r w:rsidRPr="00F145F0">
              <w:rPr>
                <w:color w:val="auto"/>
              </w:rPr>
              <w:fldChar w:fldCharType="end"/>
            </w:r>
            <w:bookmarkEnd w:id="6"/>
            <w:bookmarkEnd w:id="7"/>
            <w:r w:rsidRPr="00F145F0">
              <w:rPr>
                <w:color w:val="auto"/>
              </w:rPr>
              <w:t xml:space="preserve">: </w:t>
            </w:r>
            <w:r>
              <w:rPr>
                <w:b w:val="0"/>
                <w:color w:val="auto"/>
              </w:rPr>
              <w:t xml:space="preserve">A zoomed-in view of the display window for </w:t>
            </w:r>
            <w:proofErr w:type="spellStart"/>
            <w:r w:rsidRPr="00F145F0">
              <w:rPr>
                <w:b w:val="0"/>
                <w:i/>
                <w:color w:val="auto"/>
              </w:rPr>
              <w:t>IdentifyPrimaryObjects</w:t>
            </w:r>
            <w:proofErr w:type="spellEnd"/>
          </w:p>
        </w:tc>
      </w:tr>
    </w:tbl>
    <w:p w:rsidR="00A53CE5" w:rsidRPr="00376C49" w:rsidRDefault="00A53CE5" w:rsidP="00A53CE5">
      <w:pPr>
        <w:pStyle w:val="Default"/>
        <w:spacing w:after="200" w:line="276" w:lineRule="auto"/>
        <w:rPr>
          <w:rFonts w:ascii="Calibri" w:hAnsi="Calibri" w:cs="Calibri"/>
          <w:b/>
        </w:rPr>
      </w:pPr>
    </w:p>
    <w:p w:rsidR="00A53CE5" w:rsidRPr="00376C49" w:rsidRDefault="00A53CE5" w:rsidP="00A53CE5">
      <w:pPr>
        <w:pStyle w:val="Default"/>
        <w:numPr>
          <w:ilvl w:val="0"/>
          <w:numId w:val="24"/>
        </w:numPr>
        <w:spacing w:after="200" w:line="276" w:lineRule="auto"/>
        <w:ind w:left="360"/>
        <w:rPr>
          <w:rFonts w:ascii="Calibri" w:hAnsi="Calibri" w:cs="Calibri"/>
          <w:b/>
        </w:rPr>
      </w:pPr>
      <w:r w:rsidRPr="00376C49">
        <w:rPr>
          <w:rFonts w:ascii="Calibri" w:hAnsi="Calibri" w:cs="Calibri"/>
          <w:b/>
          <w:bCs/>
          <w:iCs/>
        </w:rPr>
        <w:t xml:space="preserve">Improve identification of primary objects </w:t>
      </w:r>
    </w:p>
    <w:p w:rsidR="00A53CE5" w:rsidRPr="00376C49" w:rsidRDefault="00A53CE5" w:rsidP="00A53CE5">
      <w:pPr>
        <w:pStyle w:val="Default"/>
        <w:spacing w:after="200" w:line="276" w:lineRule="auto"/>
        <w:rPr>
          <w:rFonts w:ascii="Calibri" w:hAnsi="Calibri" w:cs="Calibri"/>
        </w:rPr>
      </w:pPr>
      <w:r w:rsidRPr="00376C49">
        <w:rPr>
          <w:rFonts w:ascii="Calibri" w:hAnsi="Calibri" w:cs="Calibri"/>
        </w:rPr>
        <w:t xml:space="preserve">In this instance, in </w:t>
      </w:r>
      <w:r w:rsidR="00FA4B5A">
        <w:rPr>
          <w:rFonts w:ascii="Calibri" w:hAnsi="Calibri" w:cs="Calibri"/>
        </w:rPr>
        <w:t xml:space="preserve">Figure </w:t>
      </w:r>
      <w:r w:rsidR="00FA4B5A" w:rsidRPr="00FA4B5A">
        <w:rPr>
          <w:rFonts w:ascii="Calibri" w:hAnsi="Calibri" w:cs="Calibri"/>
        </w:rPr>
        <w:fldChar w:fldCharType="begin"/>
      </w:r>
      <w:r w:rsidR="00FA4B5A" w:rsidRPr="00FA4B5A">
        <w:rPr>
          <w:rFonts w:ascii="Calibri" w:hAnsi="Calibri" w:cs="Calibri"/>
        </w:rPr>
        <w:instrText xml:space="preserve"> REF IdentifyPrimaryObjects_Zoomed \h  \* MERGEFORMAT </w:instrText>
      </w:r>
      <w:r w:rsidR="00FA4B5A" w:rsidRPr="00FA4B5A">
        <w:rPr>
          <w:rFonts w:ascii="Calibri" w:hAnsi="Calibri" w:cs="Calibri"/>
        </w:rPr>
      </w:r>
      <w:r w:rsidR="00FA4B5A" w:rsidRPr="00FA4B5A">
        <w:rPr>
          <w:rFonts w:ascii="Calibri" w:hAnsi="Calibri" w:cs="Calibri"/>
        </w:rPr>
        <w:fldChar w:fldCharType="separate"/>
      </w:r>
      <w:r w:rsidR="00543ECF" w:rsidRPr="00543ECF">
        <w:rPr>
          <w:rFonts w:ascii="Calibri" w:hAnsi="Calibri" w:cs="Calibri"/>
          <w:noProof/>
          <w:color w:val="auto"/>
        </w:rPr>
        <w:t>3</w:t>
      </w:r>
      <w:r w:rsidR="00FA4B5A" w:rsidRPr="00FA4B5A">
        <w:rPr>
          <w:rFonts w:ascii="Calibri" w:hAnsi="Calibri" w:cs="Calibri"/>
        </w:rPr>
        <w:fldChar w:fldCharType="end"/>
      </w:r>
      <w:r>
        <w:rPr>
          <w:rFonts w:ascii="Calibri" w:hAnsi="Calibri" w:cs="Calibri"/>
        </w:rPr>
        <w:t xml:space="preserve">, </w:t>
      </w:r>
      <w:r w:rsidRPr="00376C49">
        <w:rPr>
          <w:rFonts w:ascii="Calibri" w:hAnsi="Calibri" w:cs="Calibri"/>
        </w:rPr>
        <w:t xml:space="preserve">you can see that the outlines capture too much of the background around the nuclei. This means that the default automated thresholding method calculated a </w:t>
      </w:r>
      <w:r>
        <w:rPr>
          <w:rFonts w:ascii="Calibri" w:hAnsi="Calibri" w:cs="Calibri"/>
        </w:rPr>
        <w:t xml:space="preserve">threshold </w:t>
      </w:r>
      <w:r w:rsidRPr="00376C49">
        <w:rPr>
          <w:rFonts w:ascii="Calibri" w:hAnsi="Calibri" w:cs="Calibri"/>
        </w:rPr>
        <w:t xml:space="preserve">value that is too low. We can </w:t>
      </w:r>
      <w:r>
        <w:rPr>
          <w:rFonts w:ascii="Calibri" w:hAnsi="Calibri" w:cs="Calibri"/>
        </w:rPr>
        <w:t>correct</w:t>
      </w:r>
      <w:r w:rsidRPr="00376C49">
        <w:rPr>
          <w:rFonts w:ascii="Calibri" w:hAnsi="Calibri" w:cs="Calibri"/>
        </w:rPr>
        <w:t xml:space="preserve"> this with a change in the thresholding method used.</w:t>
      </w:r>
      <w:r>
        <w:rPr>
          <w:rFonts w:ascii="Calibri" w:hAnsi="Calibri" w:cs="Calibri"/>
        </w:rPr>
        <w:t xml:space="preserve"> Since we are in </w:t>
      </w:r>
      <w:r w:rsidRPr="00376C49">
        <w:rPr>
          <w:rFonts w:ascii="Calibri" w:hAnsi="Calibri" w:cs="Calibri"/>
        </w:rPr>
        <w:t>Test Mode</w:t>
      </w:r>
      <w:r>
        <w:rPr>
          <w:rFonts w:ascii="Calibri" w:hAnsi="Calibri" w:cs="Calibri"/>
        </w:rPr>
        <w:t xml:space="preserve">, we can </w:t>
      </w:r>
      <w:r>
        <w:rPr>
          <w:rFonts w:ascii="Calibri" w:hAnsi="Calibri" w:cs="Calibri"/>
        </w:rPr>
        <w:lastRenderedPageBreak/>
        <w:t>easily adjust the</w:t>
      </w:r>
      <w:r w:rsidRPr="00376C49">
        <w:rPr>
          <w:rFonts w:ascii="Calibri" w:hAnsi="Calibri" w:cs="Calibri"/>
        </w:rPr>
        <w:t xml:space="preserve"> module</w:t>
      </w:r>
      <w:r>
        <w:rPr>
          <w:rFonts w:ascii="Calibri" w:hAnsi="Calibri" w:cs="Calibri"/>
        </w:rPr>
        <w:t xml:space="preserve"> settings and quickly preview</w:t>
      </w:r>
      <w:r w:rsidRPr="00376C49">
        <w:rPr>
          <w:rFonts w:ascii="Calibri" w:hAnsi="Calibri" w:cs="Calibri"/>
        </w:rPr>
        <w:t xml:space="preserve"> the results.</w:t>
      </w:r>
    </w:p>
    <w:p w:rsidR="00A53CE5" w:rsidRPr="005C289C" w:rsidRDefault="00A53CE5" w:rsidP="00A53CE5">
      <w:pPr>
        <w:pStyle w:val="Default"/>
        <w:numPr>
          <w:ilvl w:val="0"/>
          <w:numId w:val="6"/>
        </w:numPr>
        <w:spacing w:line="276" w:lineRule="auto"/>
        <w:ind w:left="360"/>
        <w:rPr>
          <w:rFonts w:ascii="Calibri" w:hAnsi="Calibri" w:cs="Calibri"/>
        </w:rPr>
      </w:pPr>
      <w:r w:rsidRPr="005C289C">
        <w:rPr>
          <w:rFonts w:ascii="Calibri" w:hAnsi="Calibri" w:cs="Calibri"/>
        </w:rPr>
        <w:t xml:space="preserve">We can figure out why the thresholding method is overly lenient by looking closer at the original image. </w:t>
      </w:r>
    </w:p>
    <w:p w:rsidR="00A53CE5" w:rsidRPr="005C289C" w:rsidRDefault="00A53CE5" w:rsidP="00A53CE5">
      <w:pPr>
        <w:pStyle w:val="Default"/>
        <w:numPr>
          <w:ilvl w:val="1"/>
          <w:numId w:val="6"/>
        </w:numPr>
        <w:spacing w:line="276" w:lineRule="auto"/>
        <w:ind w:left="720"/>
        <w:rPr>
          <w:rFonts w:ascii="Calibri" w:hAnsi="Calibri" w:cs="Calibri"/>
        </w:rPr>
      </w:pPr>
      <w:r w:rsidRPr="005C289C">
        <w:rPr>
          <w:rFonts w:ascii="Calibri" w:hAnsi="Calibri" w:cs="Calibri"/>
        </w:rPr>
        <w:t xml:space="preserve">Right-click on the “Original image” panel in the </w:t>
      </w:r>
      <w:proofErr w:type="spellStart"/>
      <w:r w:rsidRPr="005C289C">
        <w:rPr>
          <w:rFonts w:ascii="Calibri" w:hAnsi="Calibri" w:cs="Calibri"/>
        </w:rPr>
        <w:t>IdentifyPrimaryObjects</w:t>
      </w:r>
      <w:proofErr w:type="spellEnd"/>
      <w:r w:rsidRPr="005C289C">
        <w:rPr>
          <w:rFonts w:ascii="Calibri" w:hAnsi="Calibri" w:cs="Calibri"/>
        </w:rPr>
        <w:t xml:space="preserve"> display window and select “Image Contrast” and then “Log normalized.” This log-transforms the image intensity such that the contrast between low pixel intensities is enhanced and that between high pixel intensities is reduced.</w:t>
      </w:r>
    </w:p>
    <w:p w:rsidR="00A53CE5" w:rsidRPr="005C289C" w:rsidRDefault="00A53CE5" w:rsidP="00A53CE5">
      <w:pPr>
        <w:pStyle w:val="Default"/>
        <w:numPr>
          <w:ilvl w:val="1"/>
          <w:numId w:val="6"/>
        </w:numPr>
        <w:spacing w:after="200" w:line="276" w:lineRule="auto"/>
        <w:ind w:left="720"/>
        <w:rPr>
          <w:rFonts w:ascii="Calibri" w:hAnsi="Calibri" w:cs="Calibri"/>
        </w:rPr>
      </w:pPr>
      <w:r w:rsidRPr="005C289C">
        <w:rPr>
          <w:rFonts w:ascii="Calibri" w:hAnsi="Calibri" w:cs="Calibri"/>
        </w:rPr>
        <w:t>Do the same for the “Nuclei outlines” image in the display window.</w:t>
      </w:r>
    </w:p>
    <w:p w:rsidR="00A53CE5" w:rsidRPr="005C289C" w:rsidRDefault="00A53CE5" w:rsidP="00A53CE5">
      <w:pPr>
        <w:pStyle w:val="Default"/>
        <w:spacing w:after="200" w:line="276" w:lineRule="auto"/>
        <w:rPr>
          <w:rFonts w:ascii="Calibri" w:hAnsi="Calibri" w:cs="Calibri"/>
        </w:rPr>
      </w:pPr>
      <w:r w:rsidRPr="005C289C">
        <w:rPr>
          <w:rFonts w:ascii="Calibri" w:hAnsi="Calibri" w:cs="Calibri"/>
        </w:rPr>
        <w:t xml:space="preserve">Most thresholding methods assume that there are two intensity distributions present in the image, one of which is categorized as foreground and the other as background; the objective is then to find a single value that separates them. In this case, there appear to be instead three classes of staining intensity: the nuclei (high intensity), the actual background (low intensity), and the non-specific staining outside the nuclei but within </w:t>
      </w:r>
      <w:r w:rsidRPr="005C289C">
        <w:rPr>
          <w:rFonts w:ascii="Calibri" w:hAnsi="Calibri" w:cs="Calibri"/>
        </w:rPr>
        <w:lastRenderedPageBreak/>
        <w:t>the cell body (medium intensity). An alternative thresholding method would need to take these intensity gradations into account in order to improve the nuclei detection.</w:t>
      </w:r>
    </w:p>
    <w:p w:rsidR="00A53CE5" w:rsidRDefault="00A53CE5" w:rsidP="00A53CE5">
      <w:pPr>
        <w:pStyle w:val="Default"/>
        <w:numPr>
          <w:ilvl w:val="0"/>
          <w:numId w:val="6"/>
        </w:numPr>
        <w:spacing w:after="200" w:line="276" w:lineRule="auto"/>
        <w:ind w:left="360"/>
        <w:rPr>
          <w:rFonts w:ascii="Calibri" w:hAnsi="Calibri" w:cs="Calibri"/>
        </w:rPr>
      </w:pPr>
      <w:r w:rsidRPr="005C289C">
        <w:rPr>
          <w:rFonts w:ascii="Calibri" w:hAnsi="Calibri" w:cs="Calibri"/>
        </w:rPr>
        <w:t>Click the</w:t>
      </w:r>
      <w:r w:rsidR="004C6691">
        <w:rPr>
          <w:rFonts w:ascii="Calibri" w:hAnsi="Calibri" w:cs="Calibri"/>
        </w:rPr>
        <w:t xml:space="preserve"> </w:t>
      </w:r>
      <w:proofErr w:type="spellStart"/>
      <w:r w:rsidR="004C6691" w:rsidRPr="004C6691">
        <w:rPr>
          <w:rFonts w:ascii="Calibri" w:hAnsi="Calibri" w:cs="Calibri"/>
          <w:i/>
        </w:rPr>
        <w:t>IdentifyPrimaryObjects</w:t>
      </w:r>
      <w:proofErr w:type="spellEnd"/>
      <w:r w:rsidRPr="005C289C">
        <w:rPr>
          <w:rFonts w:ascii="Calibri" w:hAnsi="Calibri" w:cs="Calibri"/>
        </w:rPr>
        <w:t xml:space="preserve"> setting labeled “Two-class or three-class thresholding?” and change it from “Two classes” to “Three classes.” </w:t>
      </w:r>
    </w:p>
    <w:p w:rsidR="00A53CE5" w:rsidRPr="005C289C" w:rsidRDefault="00A53CE5" w:rsidP="00A53CE5">
      <w:pPr>
        <w:pStyle w:val="Default"/>
        <w:numPr>
          <w:ilvl w:val="0"/>
          <w:numId w:val="6"/>
        </w:numPr>
        <w:spacing w:after="200" w:line="276" w:lineRule="auto"/>
        <w:ind w:left="360"/>
        <w:rPr>
          <w:rFonts w:ascii="Calibri" w:hAnsi="Calibri" w:cs="Calibri"/>
        </w:rPr>
      </w:pPr>
      <w:r w:rsidRPr="005C289C">
        <w:rPr>
          <w:rFonts w:ascii="Calibri" w:hAnsi="Calibri" w:cs="Calibri"/>
        </w:rPr>
        <w:t xml:space="preserve">Change the setting “Assign pixels…” that subsequently appears underneath from “Foreground” to “Background.” </w:t>
      </w:r>
    </w:p>
    <w:p w:rsidR="00A53CE5" w:rsidRPr="005C289C" w:rsidRDefault="00A53CE5" w:rsidP="00A53CE5">
      <w:pPr>
        <w:pStyle w:val="Default"/>
        <w:numPr>
          <w:ilvl w:val="0"/>
          <w:numId w:val="6"/>
        </w:numPr>
        <w:spacing w:after="200" w:line="276" w:lineRule="auto"/>
        <w:ind w:left="360"/>
        <w:rPr>
          <w:rFonts w:ascii="Calibri" w:hAnsi="Calibri" w:cs="Calibri"/>
        </w:rPr>
      </w:pPr>
      <w:r w:rsidRPr="005C289C">
        <w:rPr>
          <w:rFonts w:ascii="Calibri" w:hAnsi="Calibri" w:cs="Calibri"/>
        </w:rPr>
        <w:t>Click the “S</w:t>
      </w:r>
      <w:r w:rsidRPr="005C289C">
        <w:rPr>
          <w:rFonts w:ascii="Calibri" w:hAnsi="Calibri" w:cs="Calibri"/>
          <w:bCs/>
        </w:rPr>
        <w:t xml:space="preserve">tep” button </w:t>
      </w:r>
      <w:r w:rsidRPr="005C289C">
        <w:rPr>
          <w:rFonts w:ascii="Calibri" w:hAnsi="Calibri" w:cs="Calibri"/>
        </w:rPr>
        <w:t xml:space="preserve">again to see the result from your new settings. </w:t>
      </w:r>
    </w:p>
    <w:p w:rsidR="00A53CE5" w:rsidRPr="005C289C" w:rsidRDefault="00A53CE5" w:rsidP="00A53CE5">
      <w:pPr>
        <w:pStyle w:val="MediumGrid1-Accent21"/>
        <w:ind w:left="0"/>
        <w:rPr>
          <w:rFonts w:cs="Calibri"/>
          <w:sz w:val="24"/>
          <w:szCs w:val="24"/>
        </w:rPr>
      </w:pPr>
      <w:r w:rsidRPr="005C289C">
        <w:rPr>
          <w:rFonts w:cs="Calibri"/>
          <w:sz w:val="24"/>
          <w:szCs w:val="24"/>
        </w:rPr>
        <w:t>This thresholding approach takes the medium-intensity pixels and assigns them as background pixels, leaving only the highest intensity pixels as background.</w:t>
      </w:r>
      <w:r>
        <w:rPr>
          <w:rFonts w:cs="Calibri"/>
          <w:sz w:val="24"/>
          <w:szCs w:val="24"/>
        </w:rPr>
        <w:t xml:space="preserve"> The identified outlines should now better match the actual nuclei boundaries. </w:t>
      </w:r>
    </w:p>
    <w:p w:rsidR="007F6532" w:rsidRDefault="007F6532" w:rsidP="007F6532">
      <w:pPr>
        <w:pStyle w:val="MediumGrid1-Accent21"/>
        <w:ind w:left="0"/>
        <w:rPr>
          <w:sz w:val="24"/>
          <w:szCs w:val="24"/>
        </w:rPr>
      </w:pPr>
    </w:p>
    <w:p w:rsidR="007F6532" w:rsidRPr="00F145F0" w:rsidRDefault="007F6532" w:rsidP="007F6532">
      <w:pPr>
        <w:pStyle w:val="Default"/>
        <w:numPr>
          <w:ilvl w:val="0"/>
          <w:numId w:val="24"/>
        </w:numPr>
        <w:spacing w:after="200" w:line="276" w:lineRule="auto"/>
        <w:ind w:left="360"/>
        <w:rPr>
          <w:rFonts w:ascii="Calibri" w:hAnsi="Calibri" w:cs="Calibri"/>
          <w:b/>
        </w:rPr>
      </w:pPr>
      <w:r w:rsidRPr="00F145F0">
        <w:rPr>
          <w:rFonts w:ascii="Calibri" w:hAnsi="Calibri" w:cs="Calibri"/>
          <w:b/>
          <w:bCs/>
          <w:iCs/>
        </w:rPr>
        <w:lastRenderedPageBreak/>
        <w:t>Identifying the cell body as a “secondary object” that you will analyze</w:t>
      </w:r>
    </w:p>
    <w:p w:rsidR="007F6532" w:rsidRPr="00F145F0" w:rsidRDefault="007F6532" w:rsidP="007F6532">
      <w:pPr>
        <w:pStyle w:val="Default"/>
        <w:spacing w:after="200" w:line="276" w:lineRule="auto"/>
        <w:rPr>
          <w:rFonts w:ascii="Calibri" w:hAnsi="Calibri" w:cs="Calibri"/>
        </w:rPr>
      </w:pPr>
      <w:r w:rsidRPr="00F145F0">
        <w:rPr>
          <w:rFonts w:ascii="Calibri" w:hAnsi="Calibri" w:cs="Calibri"/>
        </w:rPr>
        <w:t xml:space="preserve">Now that you have confirmed, by eye, that the settings we provided you in this exercise do allow for identification and segmentation of the nuclei, you can now find the entire cell using </w:t>
      </w:r>
      <w:proofErr w:type="spellStart"/>
      <w:r w:rsidRPr="00F145F0">
        <w:rPr>
          <w:rFonts w:ascii="Calibri" w:hAnsi="Calibri" w:cs="Calibri"/>
          <w:bCs/>
          <w:i/>
        </w:rPr>
        <w:t>IdentifySecondaryObjects</w:t>
      </w:r>
      <w:proofErr w:type="spellEnd"/>
      <w:r w:rsidRPr="00F145F0">
        <w:rPr>
          <w:rFonts w:ascii="Calibri" w:hAnsi="Calibri" w:cs="Calibri"/>
          <w:bCs/>
        </w:rPr>
        <w:t xml:space="preserve"> module</w:t>
      </w:r>
      <w:r w:rsidRPr="00F145F0">
        <w:rPr>
          <w:rFonts w:ascii="Calibri" w:hAnsi="Calibri" w:cs="Calibri"/>
        </w:rPr>
        <w:t xml:space="preserve">. </w:t>
      </w:r>
    </w:p>
    <w:p w:rsidR="007F6532" w:rsidRPr="00F145F0" w:rsidRDefault="007F6532" w:rsidP="007F6532">
      <w:pPr>
        <w:pStyle w:val="Default"/>
        <w:numPr>
          <w:ilvl w:val="0"/>
          <w:numId w:val="6"/>
        </w:numPr>
        <w:spacing w:after="200" w:line="276" w:lineRule="auto"/>
        <w:ind w:left="360"/>
        <w:rPr>
          <w:rFonts w:ascii="Calibri" w:hAnsi="Calibri" w:cs="Calibri"/>
        </w:rPr>
      </w:pPr>
      <w:r w:rsidRPr="00F145F0">
        <w:rPr>
          <w:rFonts w:ascii="Calibri" w:hAnsi="Calibri" w:cs="Calibri"/>
        </w:rPr>
        <w:t xml:space="preserve">Click on the </w:t>
      </w:r>
      <w:r w:rsidR="00CD1805">
        <w:rPr>
          <w:rFonts w:ascii="Calibri" w:hAnsi="Calibri" w:cs="Calibri"/>
          <w:noProof/>
        </w:rPr>
        <w:drawing>
          <wp:inline distT="0" distB="0" distL="0" distR="0">
            <wp:extent cx="197485" cy="153670"/>
            <wp:effectExtent l="0" t="0" r="0" b="0"/>
            <wp:docPr id="14" name="Picture 18" descr="module_a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odule_ad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7485" cy="153670"/>
                    </a:xfrm>
                    <a:prstGeom prst="rect">
                      <a:avLst/>
                    </a:prstGeom>
                    <a:noFill/>
                    <a:ln>
                      <a:noFill/>
                    </a:ln>
                  </pic:spPr>
                </pic:pic>
              </a:graphicData>
            </a:graphic>
          </wp:inline>
        </w:drawing>
      </w:r>
      <w:r w:rsidRPr="00F145F0">
        <w:rPr>
          <w:rFonts w:ascii="Calibri" w:hAnsi="Calibri" w:cs="Calibri"/>
        </w:rPr>
        <w:t xml:space="preserve"> button and add the module </w:t>
      </w:r>
      <w:proofErr w:type="spellStart"/>
      <w:r w:rsidRPr="00F145F0">
        <w:rPr>
          <w:rFonts w:ascii="Calibri" w:hAnsi="Calibri" w:cs="Calibri"/>
          <w:bCs/>
          <w:i/>
        </w:rPr>
        <w:t>IdentifySecondaryObjects</w:t>
      </w:r>
      <w:proofErr w:type="spellEnd"/>
      <w:r w:rsidRPr="00F145F0">
        <w:rPr>
          <w:rFonts w:ascii="Calibri" w:hAnsi="Calibri" w:cs="Calibri"/>
          <w:bCs/>
        </w:rPr>
        <w:t>, which is</w:t>
      </w:r>
      <w:r w:rsidRPr="00F145F0">
        <w:rPr>
          <w:rFonts w:ascii="Calibri" w:hAnsi="Calibri" w:cs="Calibri"/>
        </w:rPr>
        <w:t xml:space="preserve"> located under the module category </w:t>
      </w:r>
      <w:r w:rsidRPr="00F145F0">
        <w:rPr>
          <w:rFonts w:ascii="Calibri" w:hAnsi="Calibri" w:cs="Calibri"/>
          <w:i/>
        </w:rPr>
        <w:t>“</w:t>
      </w:r>
      <w:r w:rsidRPr="00F145F0">
        <w:rPr>
          <w:rFonts w:ascii="Calibri" w:hAnsi="Calibri" w:cs="Calibri"/>
          <w:bCs/>
          <w:i/>
        </w:rPr>
        <w:t>Object Processing”</w:t>
      </w:r>
      <w:r w:rsidRPr="00F145F0">
        <w:rPr>
          <w:rFonts w:ascii="Calibri" w:hAnsi="Calibri" w:cs="Calibri"/>
          <w:i/>
        </w:rPr>
        <w:t>.</w:t>
      </w:r>
      <w:r w:rsidRPr="00F145F0">
        <w:rPr>
          <w:rFonts w:ascii="Calibri" w:hAnsi="Calibri" w:cs="Calibri"/>
        </w:rPr>
        <w:t xml:space="preserve"> Add it to the pipeline by clicking the “</w:t>
      </w:r>
      <w:r w:rsidRPr="00F145F0">
        <w:rPr>
          <w:rFonts w:ascii="Calibri" w:hAnsi="Calibri" w:cs="Calibri"/>
          <w:bCs/>
        </w:rPr>
        <w:t>+ Add to Pipeline” button</w:t>
      </w:r>
      <w:r w:rsidRPr="00F145F0">
        <w:rPr>
          <w:rFonts w:ascii="Calibri" w:hAnsi="Calibri" w:cs="Calibri"/>
        </w:rPr>
        <w:t xml:space="preserve">. </w:t>
      </w:r>
    </w:p>
    <w:p w:rsidR="007F6532" w:rsidRPr="00F145F0" w:rsidRDefault="007F6532" w:rsidP="007F6532">
      <w:pPr>
        <w:pStyle w:val="Default"/>
        <w:numPr>
          <w:ilvl w:val="0"/>
          <w:numId w:val="6"/>
        </w:numPr>
        <w:spacing w:after="200" w:line="276" w:lineRule="auto"/>
        <w:ind w:left="360"/>
        <w:rPr>
          <w:rFonts w:ascii="Calibri" w:hAnsi="Calibri" w:cs="Calibri"/>
        </w:rPr>
      </w:pPr>
      <w:r w:rsidRPr="00F145F0">
        <w:rPr>
          <w:rFonts w:ascii="Calibri" w:hAnsi="Calibri" w:cs="Calibri"/>
        </w:rPr>
        <w:t xml:space="preserve">For the “Select the input image” module setting, select </w:t>
      </w:r>
      <w:r w:rsidRPr="00F145F0">
        <w:rPr>
          <w:rFonts w:ascii="Calibri" w:hAnsi="Calibri" w:cs="Calibri"/>
          <w:bCs/>
        </w:rPr>
        <w:t>“</w:t>
      </w:r>
      <w:proofErr w:type="spellStart"/>
      <w:r w:rsidRPr="00F145F0">
        <w:rPr>
          <w:rFonts w:ascii="Calibri" w:hAnsi="Calibri" w:cs="Calibri"/>
          <w:bCs/>
        </w:rPr>
        <w:t>rawGFP</w:t>
      </w:r>
      <w:proofErr w:type="spellEnd"/>
      <w:r w:rsidRPr="00F145F0">
        <w:rPr>
          <w:rFonts w:ascii="Calibri" w:hAnsi="Calibri" w:cs="Calibri"/>
          <w:bCs/>
        </w:rPr>
        <w:t>” from the drop-down list.</w:t>
      </w:r>
    </w:p>
    <w:p w:rsidR="007F6532" w:rsidRPr="00F145F0" w:rsidRDefault="007F6532" w:rsidP="007F6532">
      <w:pPr>
        <w:pStyle w:val="Default"/>
        <w:numPr>
          <w:ilvl w:val="0"/>
          <w:numId w:val="6"/>
        </w:numPr>
        <w:spacing w:after="200" w:line="276" w:lineRule="auto"/>
        <w:ind w:left="360"/>
        <w:rPr>
          <w:rFonts w:ascii="Calibri" w:hAnsi="Calibri" w:cs="Calibri"/>
        </w:rPr>
      </w:pPr>
      <w:r w:rsidRPr="00F145F0">
        <w:rPr>
          <w:rFonts w:ascii="Calibri" w:hAnsi="Calibri" w:cs="Calibri"/>
        </w:rPr>
        <w:t xml:space="preserve">For the “Select input objects” setting, select “Nuclei” from the drop-down list. </w:t>
      </w:r>
    </w:p>
    <w:p w:rsidR="007F6532" w:rsidRPr="004512D1" w:rsidRDefault="007F6532" w:rsidP="007F6532">
      <w:pPr>
        <w:pStyle w:val="Default"/>
        <w:numPr>
          <w:ilvl w:val="0"/>
          <w:numId w:val="6"/>
        </w:numPr>
        <w:spacing w:after="200" w:line="276" w:lineRule="auto"/>
        <w:ind w:left="360"/>
        <w:rPr>
          <w:rFonts w:ascii="Calibri" w:hAnsi="Calibri" w:cs="Calibri"/>
        </w:rPr>
      </w:pPr>
      <w:r w:rsidRPr="00F145F0">
        <w:rPr>
          <w:rFonts w:ascii="Calibri" w:hAnsi="Calibri" w:cs="Calibri"/>
        </w:rPr>
        <w:t xml:space="preserve">For the “Name </w:t>
      </w:r>
      <w:r w:rsidRPr="00F145F0">
        <w:rPr>
          <w:rFonts w:ascii="Calibri" w:hAnsi="Calibri" w:cs="Calibri"/>
          <w:bCs/>
        </w:rPr>
        <w:t xml:space="preserve">the objects to be identified” setting, enter “Cells” as a descriptive name for the secondary objects. </w:t>
      </w:r>
    </w:p>
    <w:p w:rsidR="004C6691" w:rsidRDefault="004C6691" w:rsidP="007F6532">
      <w:pPr>
        <w:pStyle w:val="Default"/>
        <w:numPr>
          <w:ilvl w:val="0"/>
          <w:numId w:val="6"/>
        </w:numPr>
        <w:spacing w:after="200" w:line="276" w:lineRule="auto"/>
        <w:ind w:left="360"/>
        <w:rPr>
          <w:rFonts w:ascii="Calibri" w:hAnsi="Calibri" w:cs="Calibri"/>
        </w:rPr>
      </w:pPr>
      <w:r>
        <w:rPr>
          <w:rFonts w:ascii="Calibri" w:hAnsi="Calibri" w:cs="Calibri"/>
        </w:rPr>
        <w:lastRenderedPageBreak/>
        <w:t>C</w:t>
      </w:r>
      <w:r w:rsidRPr="00486BCA">
        <w:rPr>
          <w:rFonts w:ascii="Calibri" w:hAnsi="Calibri" w:cs="Calibri"/>
        </w:rPr>
        <w:t xml:space="preserve">lick the drop-down box next to </w:t>
      </w:r>
      <w:r>
        <w:rPr>
          <w:rFonts w:ascii="Calibri" w:hAnsi="Calibri" w:cs="Calibri"/>
        </w:rPr>
        <w:t xml:space="preserve">“Threshold strategy” and select “Global.” Then, click the drop-down next to </w:t>
      </w:r>
      <w:r w:rsidRPr="00486BCA">
        <w:rPr>
          <w:rFonts w:ascii="Calibri" w:hAnsi="Calibri" w:cs="Calibri"/>
        </w:rPr>
        <w:t>“</w:t>
      </w:r>
      <w:r>
        <w:rPr>
          <w:rFonts w:ascii="Calibri" w:hAnsi="Calibri" w:cs="Calibri"/>
        </w:rPr>
        <w:t>T</w:t>
      </w:r>
      <w:r w:rsidRPr="00486BCA">
        <w:rPr>
          <w:rFonts w:ascii="Calibri" w:hAnsi="Calibri" w:cs="Calibri"/>
        </w:rPr>
        <w:t>hresholding method</w:t>
      </w:r>
      <w:r>
        <w:rPr>
          <w:rFonts w:ascii="Calibri" w:hAnsi="Calibri" w:cs="Calibri"/>
        </w:rPr>
        <w:t xml:space="preserve"> to select </w:t>
      </w:r>
      <w:r w:rsidRPr="00486BCA">
        <w:rPr>
          <w:rFonts w:ascii="Calibri" w:hAnsi="Calibri" w:cs="Calibri"/>
        </w:rPr>
        <w:t>“Otsu</w:t>
      </w:r>
      <w:r>
        <w:rPr>
          <w:rFonts w:ascii="Calibri" w:hAnsi="Calibri" w:cs="Calibri"/>
        </w:rPr>
        <w:t>”</w:t>
      </w:r>
      <w:r w:rsidRPr="00486BCA">
        <w:rPr>
          <w:rFonts w:ascii="Calibri" w:hAnsi="Calibri" w:cs="Calibri"/>
        </w:rPr>
        <w:t>.</w:t>
      </w:r>
    </w:p>
    <w:p w:rsidR="007F6532" w:rsidRPr="004512D1" w:rsidRDefault="007F6532" w:rsidP="007F6532">
      <w:pPr>
        <w:pStyle w:val="Default"/>
        <w:numPr>
          <w:ilvl w:val="0"/>
          <w:numId w:val="6"/>
        </w:numPr>
        <w:spacing w:after="200" w:line="276" w:lineRule="auto"/>
        <w:ind w:left="360"/>
        <w:rPr>
          <w:rFonts w:ascii="Calibri" w:hAnsi="Calibri" w:cs="Calibri"/>
        </w:rPr>
      </w:pPr>
      <w:r w:rsidRPr="004512D1">
        <w:rPr>
          <w:rFonts w:ascii="Calibri" w:hAnsi="Calibri" w:cs="Calibri"/>
        </w:rPr>
        <w:t>Click the setting labeled “Two-class or three-class thresholding?” and change it from “Two classes” to “Three classes.” Change the setting “Assign pixels…” that subsequently appears underneath to “Foreground”</w:t>
      </w:r>
    </w:p>
    <w:p w:rsidR="0042663C" w:rsidRDefault="007F6532" w:rsidP="007F6532">
      <w:pPr>
        <w:pStyle w:val="Default"/>
        <w:numPr>
          <w:ilvl w:val="0"/>
          <w:numId w:val="6"/>
        </w:numPr>
        <w:spacing w:after="200" w:line="276" w:lineRule="auto"/>
        <w:ind w:left="360"/>
        <w:rPr>
          <w:rFonts w:ascii="Calibri" w:hAnsi="Calibri" w:cs="Calibri"/>
        </w:rPr>
      </w:pPr>
      <w:r w:rsidRPr="00F145F0">
        <w:rPr>
          <w:rFonts w:ascii="Calibri" w:hAnsi="Calibri" w:cs="Calibri"/>
        </w:rPr>
        <w:t xml:space="preserve">Click on the </w:t>
      </w:r>
      <w:r w:rsidRPr="00F145F0">
        <w:rPr>
          <w:rFonts w:ascii="Calibri" w:hAnsi="Calibri" w:cs="Calibri"/>
          <w:bCs/>
        </w:rPr>
        <w:t xml:space="preserve">“Step” button to execute the module and </w:t>
      </w:r>
      <w:r w:rsidRPr="00F145F0">
        <w:rPr>
          <w:rFonts w:ascii="Calibri" w:hAnsi="Calibri" w:cs="Calibri"/>
        </w:rPr>
        <w:t xml:space="preserve">see the results of secondary object identification using the </w:t>
      </w:r>
      <w:r>
        <w:rPr>
          <w:rFonts w:ascii="Calibri" w:hAnsi="Calibri" w:cs="Calibri"/>
        </w:rPr>
        <w:t xml:space="preserve">module settings (Fig. </w:t>
      </w:r>
      <w:r w:rsidR="00FA4B5A" w:rsidRPr="00165A7A">
        <w:rPr>
          <w:rFonts w:ascii="Calibri" w:hAnsi="Calibri" w:cs="Calibri"/>
        </w:rPr>
        <w:fldChar w:fldCharType="begin"/>
      </w:r>
      <w:r w:rsidR="00FA4B5A" w:rsidRPr="00165A7A">
        <w:rPr>
          <w:rFonts w:ascii="Calibri" w:hAnsi="Calibri" w:cs="Calibri"/>
        </w:rPr>
        <w:instrText xml:space="preserve"> REF IdentifySecondaryObjects \h  \* MERGEFORMAT </w:instrText>
      </w:r>
      <w:r w:rsidR="00FA4B5A" w:rsidRPr="00165A7A">
        <w:rPr>
          <w:rFonts w:ascii="Calibri" w:hAnsi="Calibri" w:cs="Calibri"/>
        </w:rPr>
      </w:r>
      <w:r w:rsidR="00FA4B5A" w:rsidRPr="00165A7A">
        <w:rPr>
          <w:rFonts w:ascii="Calibri" w:hAnsi="Calibri" w:cs="Calibri"/>
        </w:rPr>
        <w:fldChar w:fldCharType="separate"/>
      </w:r>
      <w:r w:rsidR="00543ECF" w:rsidRPr="00543ECF">
        <w:rPr>
          <w:rFonts w:ascii="Calibri" w:hAnsi="Calibri" w:cs="Calibri"/>
          <w:noProof/>
          <w:color w:val="auto"/>
        </w:rPr>
        <w:t>4</w:t>
      </w:r>
      <w:r w:rsidR="00FA4B5A" w:rsidRPr="00165A7A">
        <w:rPr>
          <w:rFonts w:ascii="Calibri" w:hAnsi="Calibri" w:cs="Calibri"/>
        </w:rPr>
        <w:fldChar w:fldCharType="end"/>
      </w:r>
      <w:r w:rsidRPr="00F145F0">
        <w:rPr>
          <w:rFonts w:ascii="Calibri" w:hAnsi="Calibri" w:cs="Calibri"/>
        </w:rPr>
        <w:t xml:space="preserve">). </w:t>
      </w:r>
    </w:p>
    <w:p w:rsidR="007F6532" w:rsidRDefault="007F6532" w:rsidP="0042663C">
      <w:pPr>
        <w:pStyle w:val="Default"/>
        <w:numPr>
          <w:ilvl w:val="1"/>
          <w:numId w:val="6"/>
        </w:numPr>
        <w:spacing w:after="200" w:line="276" w:lineRule="auto"/>
        <w:ind w:left="720"/>
        <w:rPr>
          <w:rFonts w:ascii="Calibri" w:hAnsi="Calibri" w:cs="Calibri"/>
        </w:rPr>
      </w:pPr>
      <w:r w:rsidRPr="00F145F0">
        <w:rPr>
          <w:rFonts w:ascii="Calibri" w:hAnsi="Calibri" w:cs="Calibri"/>
        </w:rPr>
        <w:t xml:space="preserve">By default, secondary objects are identified with the </w:t>
      </w:r>
      <w:r w:rsidRPr="00F145F0">
        <w:rPr>
          <w:rFonts w:ascii="Calibri" w:hAnsi="Calibri" w:cs="Calibri"/>
          <w:bCs/>
        </w:rPr>
        <w:t xml:space="preserve">Propagation method, </w:t>
      </w:r>
      <w:r w:rsidR="0042663C">
        <w:rPr>
          <w:rFonts w:ascii="Calibri" w:hAnsi="Calibri" w:cs="Calibri"/>
          <w:bCs/>
        </w:rPr>
        <w:t xml:space="preserve">which </w:t>
      </w:r>
      <w:r w:rsidRPr="00F145F0">
        <w:rPr>
          <w:rFonts w:ascii="Calibri" w:hAnsi="Calibri" w:cs="Calibri"/>
          <w:bCs/>
        </w:rPr>
        <w:t xml:space="preserve">defines cell boundaries </w:t>
      </w:r>
      <w:r w:rsidRPr="00F145F0">
        <w:rPr>
          <w:rFonts w:ascii="Calibri" w:hAnsi="Calibri" w:cs="Calibri"/>
        </w:rPr>
        <w:t>by “growing” outwards from the primary objects, i.e. the nuclei, and taking into account both the distance from the nearest primary object, and the local intensity in the GFP im</w:t>
      </w:r>
      <w:r w:rsidR="0042663C">
        <w:rPr>
          <w:rFonts w:ascii="Calibri" w:hAnsi="Calibri" w:cs="Calibri"/>
        </w:rPr>
        <w:t>age.</w:t>
      </w:r>
    </w:p>
    <w:p w:rsidR="0042663C" w:rsidRPr="00F145F0" w:rsidRDefault="0042663C" w:rsidP="0042663C">
      <w:pPr>
        <w:pStyle w:val="Default"/>
        <w:numPr>
          <w:ilvl w:val="1"/>
          <w:numId w:val="6"/>
        </w:numPr>
        <w:spacing w:after="200" w:line="276" w:lineRule="auto"/>
        <w:ind w:left="720"/>
        <w:rPr>
          <w:rFonts w:ascii="Calibri" w:hAnsi="Calibri" w:cs="Calibri"/>
        </w:rPr>
      </w:pPr>
      <w:r>
        <w:rPr>
          <w:rFonts w:ascii="Calibri" w:hAnsi="Calibri" w:cs="Calibri"/>
        </w:rPr>
        <w:lastRenderedPageBreak/>
        <w:t xml:space="preserve">Note that the red and green outlines do not have the same meaning as in the </w:t>
      </w:r>
      <w:proofErr w:type="spellStart"/>
      <w:r w:rsidRPr="0042663C">
        <w:rPr>
          <w:rFonts w:ascii="Calibri" w:hAnsi="Calibri" w:cs="Calibri"/>
          <w:i/>
        </w:rPr>
        <w:t>IdentifyPrimaryObjects</w:t>
      </w:r>
      <w:proofErr w:type="spellEnd"/>
      <w:r>
        <w:rPr>
          <w:rFonts w:ascii="Calibri" w:hAnsi="Calibri" w:cs="Calibri"/>
        </w:rPr>
        <w:t xml:space="preserve"> display window. In </w:t>
      </w:r>
      <w:proofErr w:type="spellStart"/>
      <w:r w:rsidRPr="0042663C">
        <w:rPr>
          <w:rFonts w:ascii="Calibri" w:hAnsi="Calibri" w:cs="Calibri"/>
          <w:i/>
        </w:rPr>
        <w:t>IdentifySecondaryObjects</w:t>
      </w:r>
      <w:proofErr w:type="spellEnd"/>
      <w:r>
        <w:rPr>
          <w:rFonts w:ascii="Calibri" w:hAnsi="Calibri" w:cs="Calibri"/>
        </w:rPr>
        <w:t xml:space="preserve">, the red outlines indicate the secondary object boundaries and the green outlines indicate the primary object boundaries.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790"/>
      </w:tblGrid>
      <w:tr w:rsidR="007F6532" w:rsidRPr="00F145F0">
        <w:tc>
          <w:tcPr>
            <w:tcW w:w="11016" w:type="dxa"/>
            <w:shd w:val="clear" w:color="auto" w:fill="auto"/>
          </w:tcPr>
          <w:p w:rsidR="00ED4CCD" w:rsidRPr="00F145F0" w:rsidRDefault="00CD1805" w:rsidP="007F6532">
            <w:pPr>
              <w:spacing w:after="0"/>
              <w:jc w:val="center"/>
              <w:rPr>
                <w:sz w:val="24"/>
                <w:szCs w:val="24"/>
              </w:rPr>
            </w:pPr>
            <w:r>
              <w:rPr>
                <w:noProof/>
              </w:rPr>
              <w:drawing>
                <wp:inline distT="0" distB="0" distL="0" distR="0">
                  <wp:extent cx="3423285" cy="3116580"/>
                  <wp:effectExtent l="0" t="0" r="5715"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23285" cy="3116580"/>
                          </a:xfrm>
                          <a:prstGeom prst="rect">
                            <a:avLst/>
                          </a:prstGeom>
                          <a:noFill/>
                          <a:ln>
                            <a:noFill/>
                          </a:ln>
                        </pic:spPr>
                      </pic:pic>
                    </a:graphicData>
                  </a:graphic>
                </wp:inline>
              </w:drawing>
            </w:r>
          </w:p>
        </w:tc>
      </w:tr>
      <w:tr w:rsidR="007F6532" w:rsidRPr="00F145F0">
        <w:tc>
          <w:tcPr>
            <w:tcW w:w="11016" w:type="dxa"/>
            <w:shd w:val="clear" w:color="auto" w:fill="auto"/>
          </w:tcPr>
          <w:p w:rsidR="007F6532" w:rsidRPr="00F145F0" w:rsidRDefault="007F6532" w:rsidP="007F6532">
            <w:pPr>
              <w:pStyle w:val="Caption"/>
            </w:pPr>
            <w:bookmarkStart w:id="8" w:name="_Ref313021616"/>
            <w:r w:rsidRPr="00F145F0">
              <w:rPr>
                <w:color w:val="auto"/>
              </w:rPr>
              <w:t xml:space="preserve">Figure </w:t>
            </w:r>
            <w:bookmarkStart w:id="9" w:name="IdentifySecondaryObjects"/>
            <w:r w:rsidRPr="00F145F0">
              <w:rPr>
                <w:color w:val="auto"/>
              </w:rPr>
              <w:fldChar w:fldCharType="begin"/>
            </w:r>
            <w:r w:rsidRPr="00F145F0">
              <w:rPr>
                <w:color w:val="auto"/>
              </w:rPr>
              <w:instrText xml:space="preserve"> SEQ Figure \* ARABIC </w:instrText>
            </w:r>
            <w:r w:rsidRPr="00F145F0">
              <w:rPr>
                <w:color w:val="auto"/>
              </w:rPr>
              <w:fldChar w:fldCharType="separate"/>
            </w:r>
            <w:r w:rsidR="00543ECF">
              <w:rPr>
                <w:noProof/>
                <w:color w:val="auto"/>
              </w:rPr>
              <w:t>4</w:t>
            </w:r>
            <w:r w:rsidRPr="00F145F0">
              <w:rPr>
                <w:color w:val="auto"/>
              </w:rPr>
              <w:fldChar w:fldCharType="end"/>
            </w:r>
            <w:bookmarkEnd w:id="8"/>
            <w:bookmarkEnd w:id="9"/>
            <w:r w:rsidRPr="00F145F0">
              <w:rPr>
                <w:color w:val="auto"/>
              </w:rPr>
              <w:t xml:space="preserve">: </w:t>
            </w:r>
            <w:r w:rsidRPr="00F145F0">
              <w:rPr>
                <w:b w:val="0"/>
                <w:color w:val="auto"/>
              </w:rPr>
              <w:t xml:space="preserve">Example module display window for </w:t>
            </w:r>
            <w:proofErr w:type="spellStart"/>
            <w:r w:rsidRPr="00F145F0">
              <w:rPr>
                <w:b w:val="0"/>
                <w:i/>
                <w:color w:val="auto"/>
              </w:rPr>
              <w:t>IdentifySecondaryObjects</w:t>
            </w:r>
            <w:proofErr w:type="spellEnd"/>
            <w:r w:rsidRPr="00F145F0">
              <w:rPr>
                <w:b w:val="0"/>
                <w:color w:val="auto"/>
              </w:rPr>
              <w:t>.</w:t>
            </w:r>
          </w:p>
        </w:tc>
      </w:tr>
    </w:tbl>
    <w:p w:rsidR="00A53CE5" w:rsidRDefault="00A53CE5" w:rsidP="00A53CE5">
      <w:pPr>
        <w:pStyle w:val="Default"/>
        <w:spacing w:after="200" w:line="276" w:lineRule="auto"/>
        <w:rPr>
          <w:rFonts w:ascii="Calibri" w:hAnsi="Calibri" w:cs="Calibri"/>
        </w:rPr>
      </w:pPr>
    </w:p>
    <w:p w:rsidR="00A53CE5" w:rsidRDefault="00A53CE5" w:rsidP="00A53CE5">
      <w:pPr>
        <w:pStyle w:val="Default"/>
        <w:spacing w:after="200" w:line="276" w:lineRule="auto"/>
        <w:rPr>
          <w:rFonts w:ascii="Calibri" w:hAnsi="Calibri" w:cs="Calibri"/>
        </w:rPr>
      </w:pPr>
      <w:r w:rsidRPr="005C289C">
        <w:rPr>
          <w:rFonts w:ascii="Calibri" w:hAnsi="Calibri" w:cs="Calibri"/>
        </w:rPr>
        <w:t xml:space="preserve">In contrast to the DNA stain in </w:t>
      </w:r>
      <w:proofErr w:type="spellStart"/>
      <w:r w:rsidRPr="005C289C">
        <w:rPr>
          <w:rFonts w:ascii="Calibri" w:hAnsi="Calibri" w:cs="Calibri"/>
          <w:i/>
        </w:rPr>
        <w:t>IdentifyPrimaryObjects</w:t>
      </w:r>
      <w:proofErr w:type="spellEnd"/>
      <w:r w:rsidRPr="005C289C">
        <w:rPr>
          <w:rFonts w:ascii="Calibri" w:hAnsi="Calibri" w:cs="Calibri"/>
        </w:rPr>
        <w:t>, the middle intensity levels associated with the dim cells are assigned as foreground pixels, so that the secondary objects captures both the dim and bright cells.</w:t>
      </w:r>
    </w:p>
    <w:p w:rsidR="00C37C3F" w:rsidRPr="005C289C" w:rsidRDefault="00C37C3F" w:rsidP="00C37C3F">
      <w:pPr>
        <w:pStyle w:val="Default"/>
        <w:spacing w:after="200" w:line="276" w:lineRule="auto"/>
        <w:rPr>
          <w:rFonts w:ascii="Calibri" w:hAnsi="Calibri" w:cs="Calibri"/>
        </w:rPr>
      </w:pPr>
      <w:r w:rsidRPr="005C289C">
        <w:rPr>
          <w:rFonts w:ascii="Calibri" w:hAnsi="Calibri" w:cs="Calibri"/>
        </w:rPr>
        <w:lastRenderedPageBreak/>
        <w:t xml:space="preserve">However, for this assay, we may prefer to use a segmentation method that reflects the actual cell boundaries and is not dependent on an intensity that varies from treatment to treatment. We will take a look at the Distance-N method which expands outward from the nucleus a fixed number of pixels without regard to the underlying fluorescence. </w:t>
      </w:r>
    </w:p>
    <w:p w:rsidR="00C37C3F" w:rsidRPr="005C289C" w:rsidRDefault="00C37C3F" w:rsidP="00C37C3F">
      <w:pPr>
        <w:pStyle w:val="Default"/>
        <w:numPr>
          <w:ilvl w:val="0"/>
          <w:numId w:val="23"/>
        </w:numPr>
        <w:spacing w:after="200" w:line="276" w:lineRule="auto"/>
        <w:ind w:left="360"/>
        <w:rPr>
          <w:rFonts w:ascii="Calibri" w:hAnsi="Calibri" w:cs="Calibri"/>
        </w:rPr>
      </w:pPr>
      <w:r w:rsidRPr="005C289C">
        <w:rPr>
          <w:rFonts w:ascii="Calibri" w:hAnsi="Calibri" w:cs="Calibri"/>
        </w:rPr>
        <w:t xml:space="preserve">Change the “Select method…” setting from “Propagation” to “Distance-N.” </w:t>
      </w:r>
    </w:p>
    <w:p w:rsidR="00C37C3F" w:rsidRDefault="00C37C3F" w:rsidP="00C37C3F">
      <w:pPr>
        <w:pStyle w:val="Default"/>
        <w:numPr>
          <w:ilvl w:val="0"/>
          <w:numId w:val="23"/>
        </w:numPr>
        <w:spacing w:after="200" w:line="276" w:lineRule="auto"/>
        <w:ind w:left="360"/>
        <w:rPr>
          <w:rFonts w:ascii="Calibri" w:hAnsi="Calibri" w:cs="Calibri"/>
        </w:rPr>
      </w:pPr>
      <w:r w:rsidRPr="005C289C">
        <w:rPr>
          <w:rFonts w:ascii="Calibri" w:hAnsi="Calibri" w:cs="Calibri"/>
        </w:rPr>
        <w:t xml:space="preserve">Change the setting “Number of pixels by which to expand…” that appears underneath to 10 pixels. </w:t>
      </w:r>
    </w:p>
    <w:p w:rsidR="00C37C3F" w:rsidRPr="00C37C3F" w:rsidRDefault="00C37C3F" w:rsidP="00A53CE5">
      <w:pPr>
        <w:pStyle w:val="Default"/>
        <w:numPr>
          <w:ilvl w:val="0"/>
          <w:numId w:val="23"/>
        </w:numPr>
        <w:spacing w:after="200" w:line="276" w:lineRule="auto"/>
        <w:ind w:left="360"/>
        <w:rPr>
          <w:rFonts w:ascii="Calibri" w:hAnsi="Calibri" w:cs="Calibri"/>
        </w:rPr>
      </w:pPr>
      <w:r w:rsidRPr="005C289C">
        <w:rPr>
          <w:rFonts w:ascii="Calibri" w:hAnsi="Calibri" w:cs="Calibri"/>
        </w:rPr>
        <w:t>Click the “S</w:t>
      </w:r>
      <w:r w:rsidRPr="005C289C">
        <w:rPr>
          <w:rFonts w:ascii="Calibri" w:hAnsi="Calibri" w:cs="Calibri"/>
          <w:bCs/>
        </w:rPr>
        <w:t xml:space="preserve">tep” button </w:t>
      </w:r>
      <w:r w:rsidRPr="005C289C">
        <w:rPr>
          <w:rFonts w:ascii="Calibri" w:hAnsi="Calibri" w:cs="Calibri"/>
        </w:rPr>
        <w:t>to see the result from your new settings.</w:t>
      </w:r>
    </w:p>
    <w:p w:rsidR="007F6532" w:rsidRPr="00F145F0" w:rsidRDefault="007F6532" w:rsidP="007F6532">
      <w:pPr>
        <w:pStyle w:val="Default"/>
        <w:spacing w:after="200" w:line="276" w:lineRule="auto"/>
        <w:rPr>
          <w:rFonts w:ascii="Calibri" w:hAnsi="Calibri" w:cs="Calibri"/>
        </w:rPr>
      </w:pPr>
    </w:p>
    <w:p w:rsidR="007F6532" w:rsidRPr="00F145F0" w:rsidRDefault="007F6532" w:rsidP="007F6532">
      <w:pPr>
        <w:pStyle w:val="Default"/>
        <w:numPr>
          <w:ilvl w:val="0"/>
          <w:numId w:val="24"/>
        </w:numPr>
        <w:spacing w:after="200" w:line="276" w:lineRule="auto"/>
        <w:ind w:left="360"/>
        <w:rPr>
          <w:rFonts w:ascii="Calibri" w:hAnsi="Calibri" w:cs="Calibri"/>
          <w:b/>
        </w:rPr>
      </w:pPr>
      <w:r w:rsidRPr="00F145F0">
        <w:rPr>
          <w:rFonts w:ascii="Calibri" w:hAnsi="Calibri" w:cs="Calibri"/>
          <w:b/>
          <w:bCs/>
          <w:iCs/>
        </w:rPr>
        <w:t>Identifying the cytoplasm as a “tertiary object”</w:t>
      </w:r>
    </w:p>
    <w:p w:rsidR="007F6532" w:rsidRPr="00F145F0" w:rsidRDefault="007F6532" w:rsidP="007F6532">
      <w:pPr>
        <w:pStyle w:val="Default"/>
        <w:spacing w:after="200" w:line="276" w:lineRule="auto"/>
        <w:rPr>
          <w:rFonts w:ascii="Calibri" w:hAnsi="Calibri" w:cs="Calibri"/>
        </w:rPr>
      </w:pPr>
      <w:r w:rsidRPr="00F145F0">
        <w:rPr>
          <w:rFonts w:ascii="Calibri" w:hAnsi="Calibri" w:cs="Calibri"/>
        </w:rPr>
        <w:t xml:space="preserve">Once we have identified the nucleus and the cell body, these two objects can be used to define the cell cytoplasm as the region outside the nucleus, but within the </w:t>
      </w:r>
      <w:r w:rsidRPr="00F145F0">
        <w:rPr>
          <w:rFonts w:ascii="Calibri" w:hAnsi="Calibri" w:cs="Calibri"/>
        </w:rPr>
        <w:lastRenderedPageBreak/>
        <w:t xml:space="preserve">cell boundary. We will use the </w:t>
      </w:r>
      <w:proofErr w:type="spellStart"/>
      <w:r w:rsidRPr="00F145F0">
        <w:rPr>
          <w:rFonts w:ascii="Calibri" w:hAnsi="Calibri" w:cs="Calibri"/>
          <w:bCs/>
          <w:i/>
        </w:rPr>
        <w:t>IdentifyTertiaryObjects</w:t>
      </w:r>
      <w:proofErr w:type="spellEnd"/>
      <w:r w:rsidRPr="00F145F0">
        <w:rPr>
          <w:rFonts w:ascii="Calibri" w:hAnsi="Calibri" w:cs="Calibri"/>
          <w:bCs/>
          <w:i/>
        </w:rPr>
        <w:t xml:space="preserve"> </w:t>
      </w:r>
      <w:r w:rsidRPr="00F145F0">
        <w:rPr>
          <w:rFonts w:ascii="Calibri" w:hAnsi="Calibri" w:cs="Calibri"/>
          <w:bCs/>
        </w:rPr>
        <w:t xml:space="preserve">module which will </w:t>
      </w:r>
      <w:r w:rsidRPr="00F145F0">
        <w:rPr>
          <w:rFonts w:ascii="Calibri" w:hAnsi="Calibri" w:cs="Calibri"/>
        </w:rPr>
        <w:t>take the smaller identified objects and “subtract” (or remove) them from the larger identified objects, effectively identifying the cytoplasm.</w:t>
      </w:r>
    </w:p>
    <w:p w:rsidR="007F6532" w:rsidRPr="00F145F0" w:rsidRDefault="007F6532" w:rsidP="007F6532">
      <w:pPr>
        <w:pStyle w:val="Default"/>
        <w:numPr>
          <w:ilvl w:val="0"/>
          <w:numId w:val="6"/>
        </w:numPr>
        <w:spacing w:after="200" w:line="276" w:lineRule="auto"/>
        <w:ind w:left="360"/>
        <w:rPr>
          <w:rFonts w:ascii="Calibri" w:hAnsi="Calibri" w:cs="Calibri"/>
        </w:rPr>
      </w:pPr>
      <w:r w:rsidRPr="00F145F0">
        <w:rPr>
          <w:rFonts w:ascii="Calibri" w:hAnsi="Calibri" w:cs="Calibri"/>
        </w:rPr>
        <w:t xml:space="preserve">Click on the </w:t>
      </w:r>
      <w:r w:rsidR="00CD1805">
        <w:rPr>
          <w:rFonts w:ascii="Calibri" w:hAnsi="Calibri" w:cs="Calibri"/>
          <w:noProof/>
        </w:rPr>
        <w:drawing>
          <wp:inline distT="0" distB="0" distL="0" distR="0">
            <wp:extent cx="197485" cy="153670"/>
            <wp:effectExtent l="0" t="0" r="0" b="0"/>
            <wp:docPr id="16" name="Picture 17" descr="module_a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odule_ad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7485" cy="153670"/>
                    </a:xfrm>
                    <a:prstGeom prst="rect">
                      <a:avLst/>
                    </a:prstGeom>
                    <a:noFill/>
                    <a:ln>
                      <a:noFill/>
                    </a:ln>
                  </pic:spPr>
                </pic:pic>
              </a:graphicData>
            </a:graphic>
          </wp:inline>
        </w:drawing>
      </w:r>
      <w:r w:rsidRPr="00F145F0">
        <w:rPr>
          <w:rFonts w:ascii="Calibri" w:hAnsi="Calibri" w:cs="Calibri"/>
        </w:rPr>
        <w:t xml:space="preserve"> button and add the module </w:t>
      </w:r>
      <w:proofErr w:type="spellStart"/>
      <w:r w:rsidRPr="00F145F0">
        <w:rPr>
          <w:rFonts w:ascii="Calibri" w:hAnsi="Calibri" w:cs="Calibri"/>
          <w:bCs/>
          <w:i/>
        </w:rPr>
        <w:t>IdentifyTertiaryObjects</w:t>
      </w:r>
      <w:proofErr w:type="spellEnd"/>
      <w:r w:rsidRPr="00F145F0">
        <w:rPr>
          <w:rFonts w:ascii="Calibri" w:hAnsi="Calibri" w:cs="Calibri"/>
        </w:rPr>
        <w:t xml:space="preserve"> located under the module category </w:t>
      </w:r>
      <w:r w:rsidRPr="00F145F0">
        <w:rPr>
          <w:rFonts w:ascii="Calibri" w:hAnsi="Calibri" w:cs="Calibri"/>
          <w:i/>
        </w:rPr>
        <w:t>“</w:t>
      </w:r>
      <w:r w:rsidRPr="00F145F0">
        <w:rPr>
          <w:rFonts w:ascii="Calibri" w:hAnsi="Calibri" w:cs="Calibri"/>
          <w:bCs/>
          <w:i/>
        </w:rPr>
        <w:t>Object Processing”</w:t>
      </w:r>
      <w:r w:rsidRPr="00F145F0">
        <w:rPr>
          <w:rFonts w:ascii="Calibri" w:hAnsi="Calibri" w:cs="Calibri"/>
          <w:i/>
        </w:rPr>
        <w:t>.</w:t>
      </w:r>
      <w:r w:rsidRPr="00F145F0">
        <w:rPr>
          <w:rFonts w:ascii="Calibri" w:hAnsi="Calibri" w:cs="Calibri"/>
        </w:rPr>
        <w:t xml:space="preserve"> Add it to the pipeline by clicking the “</w:t>
      </w:r>
      <w:r w:rsidRPr="00F145F0">
        <w:rPr>
          <w:rFonts w:ascii="Calibri" w:hAnsi="Calibri" w:cs="Calibri"/>
          <w:bCs/>
        </w:rPr>
        <w:t>+ Add to Pipeline” button</w:t>
      </w:r>
      <w:r w:rsidRPr="00F145F0">
        <w:rPr>
          <w:rFonts w:ascii="Calibri" w:hAnsi="Calibri" w:cs="Calibri"/>
        </w:rPr>
        <w:t xml:space="preserve">. </w:t>
      </w:r>
    </w:p>
    <w:p w:rsidR="007F6532" w:rsidRPr="00F145F0" w:rsidRDefault="007F6532" w:rsidP="007F6532">
      <w:pPr>
        <w:pStyle w:val="Default"/>
        <w:numPr>
          <w:ilvl w:val="0"/>
          <w:numId w:val="6"/>
        </w:numPr>
        <w:spacing w:after="200" w:line="276" w:lineRule="auto"/>
        <w:ind w:left="360"/>
        <w:rPr>
          <w:rFonts w:ascii="Calibri" w:hAnsi="Calibri" w:cs="Calibri"/>
        </w:rPr>
      </w:pPr>
      <w:r w:rsidRPr="00F145F0">
        <w:rPr>
          <w:rFonts w:ascii="Calibri" w:hAnsi="Calibri" w:cs="Calibri"/>
        </w:rPr>
        <w:t xml:space="preserve">In this module, for the “Select the larger identified objects” module setting, select </w:t>
      </w:r>
      <w:r w:rsidRPr="00F145F0">
        <w:rPr>
          <w:rFonts w:ascii="Calibri" w:hAnsi="Calibri" w:cs="Calibri"/>
          <w:bCs/>
        </w:rPr>
        <w:t>“Cells” from the drop-down list.</w:t>
      </w:r>
    </w:p>
    <w:p w:rsidR="007F6532" w:rsidRPr="00F145F0" w:rsidRDefault="007F6532" w:rsidP="007F6532">
      <w:pPr>
        <w:pStyle w:val="Default"/>
        <w:numPr>
          <w:ilvl w:val="0"/>
          <w:numId w:val="6"/>
        </w:numPr>
        <w:spacing w:after="200" w:line="276" w:lineRule="auto"/>
        <w:ind w:left="360"/>
        <w:rPr>
          <w:rFonts w:ascii="Calibri" w:hAnsi="Calibri" w:cs="Calibri"/>
        </w:rPr>
      </w:pPr>
      <w:r w:rsidRPr="00F145F0">
        <w:rPr>
          <w:rFonts w:ascii="Calibri" w:hAnsi="Calibri" w:cs="Calibri"/>
        </w:rPr>
        <w:t xml:space="preserve">For the “Select the smaller identified objects” setting, select “Nuclei” from the drop-down list. </w:t>
      </w:r>
    </w:p>
    <w:p w:rsidR="007F6532" w:rsidRPr="00F145F0" w:rsidRDefault="007F6532" w:rsidP="007F6532">
      <w:pPr>
        <w:pStyle w:val="Default"/>
        <w:numPr>
          <w:ilvl w:val="0"/>
          <w:numId w:val="6"/>
        </w:numPr>
        <w:spacing w:after="200" w:line="276" w:lineRule="auto"/>
        <w:ind w:left="360"/>
        <w:rPr>
          <w:rFonts w:ascii="Calibri" w:hAnsi="Calibri" w:cs="Calibri"/>
        </w:rPr>
      </w:pPr>
      <w:r w:rsidRPr="00F145F0">
        <w:rPr>
          <w:rFonts w:ascii="Calibri" w:hAnsi="Calibri" w:cs="Calibri"/>
        </w:rPr>
        <w:t xml:space="preserve">For the “Name </w:t>
      </w:r>
      <w:r w:rsidRPr="00F145F0">
        <w:rPr>
          <w:rFonts w:ascii="Calibri" w:hAnsi="Calibri" w:cs="Calibri"/>
          <w:bCs/>
        </w:rPr>
        <w:t xml:space="preserve">the tertiary objects to be identified” setting, enter “Cytoplasm” as a descriptive name for the tertiary objects. </w:t>
      </w:r>
    </w:p>
    <w:p w:rsidR="007F6532" w:rsidRPr="00F145F0" w:rsidRDefault="007F6532" w:rsidP="007F6532">
      <w:pPr>
        <w:pStyle w:val="Default"/>
        <w:numPr>
          <w:ilvl w:val="0"/>
          <w:numId w:val="6"/>
        </w:numPr>
        <w:spacing w:after="200" w:line="276" w:lineRule="auto"/>
        <w:ind w:left="360"/>
        <w:rPr>
          <w:rFonts w:ascii="Calibri" w:hAnsi="Calibri" w:cs="Calibri"/>
        </w:rPr>
      </w:pPr>
      <w:r w:rsidRPr="00F145F0">
        <w:rPr>
          <w:rFonts w:ascii="Calibri" w:hAnsi="Calibri" w:cs="Calibri"/>
          <w:bCs/>
        </w:rPr>
        <w:lastRenderedPageBreak/>
        <w:t xml:space="preserve">Click the “Step” button to execute the module, and preview </w:t>
      </w:r>
      <w:r w:rsidRPr="00F145F0">
        <w:rPr>
          <w:rFonts w:ascii="Calibri" w:hAnsi="Calibri" w:cs="Calibri"/>
        </w:rPr>
        <w:t xml:space="preserve">the results of tertiary object identification </w:t>
      </w:r>
      <w:r w:rsidRPr="00F145F0">
        <w:rPr>
          <w:rFonts w:ascii="Calibri" w:hAnsi="Calibri" w:cs="Calibri"/>
          <w:bCs/>
        </w:rPr>
        <w:t xml:space="preserve">(Fig. </w:t>
      </w:r>
      <w:r w:rsidR="00FA4B5A" w:rsidRPr="00165A7A">
        <w:rPr>
          <w:rFonts w:ascii="Calibri" w:hAnsi="Calibri" w:cs="Calibri"/>
          <w:bCs/>
        </w:rPr>
        <w:fldChar w:fldCharType="begin"/>
      </w:r>
      <w:r w:rsidR="00FA4B5A" w:rsidRPr="00165A7A">
        <w:rPr>
          <w:rFonts w:ascii="Calibri" w:hAnsi="Calibri" w:cs="Calibri"/>
          <w:bCs/>
        </w:rPr>
        <w:instrText xml:space="preserve"> REF IdentifyTertiaryObjects \h  \* MERGEFORMAT </w:instrText>
      </w:r>
      <w:r w:rsidR="00FA4B5A" w:rsidRPr="00165A7A">
        <w:rPr>
          <w:rFonts w:ascii="Calibri" w:hAnsi="Calibri" w:cs="Calibri"/>
          <w:bCs/>
        </w:rPr>
      </w:r>
      <w:r w:rsidR="00FA4B5A" w:rsidRPr="00165A7A">
        <w:rPr>
          <w:rFonts w:ascii="Calibri" w:hAnsi="Calibri" w:cs="Calibri"/>
          <w:bCs/>
        </w:rPr>
        <w:fldChar w:fldCharType="separate"/>
      </w:r>
      <w:r w:rsidR="00543ECF" w:rsidRPr="00543ECF">
        <w:rPr>
          <w:rFonts w:ascii="Calibri" w:hAnsi="Calibri" w:cs="Calibri"/>
          <w:noProof/>
          <w:color w:val="auto"/>
        </w:rPr>
        <w:t>5</w:t>
      </w:r>
      <w:r w:rsidR="00FA4B5A" w:rsidRPr="00165A7A">
        <w:rPr>
          <w:rFonts w:ascii="Calibri" w:hAnsi="Calibri" w:cs="Calibri"/>
          <w:bCs/>
        </w:rPr>
        <w:fldChar w:fldCharType="end"/>
      </w:r>
      <w:r w:rsidRPr="00F145F0">
        <w:rPr>
          <w:rFonts w:ascii="Calibri" w:hAnsi="Calibri" w:cs="Calibri"/>
          <w:bCs/>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790"/>
      </w:tblGrid>
      <w:tr w:rsidR="007F6532" w:rsidRPr="00F145F0">
        <w:tc>
          <w:tcPr>
            <w:tcW w:w="11016" w:type="dxa"/>
            <w:shd w:val="clear" w:color="auto" w:fill="auto"/>
          </w:tcPr>
          <w:p w:rsidR="00ED4CCD" w:rsidRPr="00F145F0" w:rsidRDefault="00CD1805" w:rsidP="007F6532">
            <w:pPr>
              <w:spacing w:after="0"/>
              <w:jc w:val="center"/>
              <w:rPr>
                <w:sz w:val="24"/>
                <w:szCs w:val="24"/>
              </w:rPr>
            </w:pPr>
            <w:r>
              <w:rPr>
                <w:noProof/>
              </w:rPr>
              <w:drawing>
                <wp:inline distT="0" distB="0" distL="0" distR="0">
                  <wp:extent cx="3423285" cy="3116580"/>
                  <wp:effectExtent l="0" t="0" r="5715"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23285" cy="3116580"/>
                          </a:xfrm>
                          <a:prstGeom prst="rect">
                            <a:avLst/>
                          </a:prstGeom>
                          <a:noFill/>
                          <a:ln>
                            <a:noFill/>
                          </a:ln>
                        </pic:spPr>
                      </pic:pic>
                    </a:graphicData>
                  </a:graphic>
                </wp:inline>
              </w:drawing>
            </w:r>
          </w:p>
        </w:tc>
      </w:tr>
      <w:tr w:rsidR="007F6532" w:rsidRPr="00F145F0">
        <w:tc>
          <w:tcPr>
            <w:tcW w:w="11016" w:type="dxa"/>
            <w:shd w:val="clear" w:color="auto" w:fill="auto"/>
          </w:tcPr>
          <w:p w:rsidR="007F6532" w:rsidRPr="00F145F0" w:rsidRDefault="007F6532" w:rsidP="007F6532">
            <w:pPr>
              <w:pStyle w:val="Caption"/>
            </w:pPr>
            <w:r w:rsidRPr="00F145F0">
              <w:rPr>
                <w:color w:val="auto"/>
              </w:rPr>
              <w:t xml:space="preserve">Figure </w:t>
            </w:r>
            <w:bookmarkStart w:id="10" w:name="IdentifyTertiaryObjects"/>
            <w:r w:rsidRPr="00F145F0">
              <w:rPr>
                <w:color w:val="auto"/>
              </w:rPr>
              <w:fldChar w:fldCharType="begin"/>
            </w:r>
            <w:r w:rsidRPr="00F145F0">
              <w:rPr>
                <w:color w:val="auto"/>
              </w:rPr>
              <w:instrText xml:space="preserve"> SEQ Figure \* ARABIC </w:instrText>
            </w:r>
            <w:r w:rsidRPr="00F145F0">
              <w:rPr>
                <w:color w:val="auto"/>
              </w:rPr>
              <w:fldChar w:fldCharType="separate"/>
            </w:r>
            <w:r w:rsidR="00543ECF">
              <w:rPr>
                <w:noProof/>
                <w:color w:val="auto"/>
              </w:rPr>
              <w:t>5</w:t>
            </w:r>
            <w:r w:rsidRPr="00F145F0">
              <w:rPr>
                <w:color w:val="auto"/>
              </w:rPr>
              <w:fldChar w:fldCharType="end"/>
            </w:r>
            <w:bookmarkEnd w:id="10"/>
            <w:r w:rsidRPr="00F145F0">
              <w:rPr>
                <w:color w:val="auto"/>
              </w:rPr>
              <w:t xml:space="preserve">: </w:t>
            </w:r>
            <w:r w:rsidRPr="00F145F0">
              <w:rPr>
                <w:b w:val="0"/>
                <w:color w:val="auto"/>
              </w:rPr>
              <w:t xml:space="preserve">Example module display window for </w:t>
            </w:r>
            <w:proofErr w:type="spellStart"/>
            <w:r w:rsidRPr="00F145F0">
              <w:rPr>
                <w:b w:val="0"/>
                <w:i/>
                <w:color w:val="auto"/>
              </w:rPr>
              <w:t>IdentifyTertiaryObjects</w:t>
            </w:r>
            <w:proofErr w:type="spellEnd"/>
            <w:r w:rsidRPr="00F145F0">
              <w:rPr>
                <w:b w:val="0"/>
                <w:color w:val="auto"/>
              </w:rPr>
              <w:t>.</w:t>
            </w:r>
          </w:p>
        </w:tc>
      </w:tr>
    </w:tbl>
    <w:p w:rsidR="007F6532" w:rsidRPr="004512D1" w:rsidRDefault="007F6532" w:rsidP="007F6532">
      <w:pPr>
        <w:pStyle w:val="Default"/>
        <w:spacing w:after="200" w:line="276" w:lineRule="auto"/>
        <w:rPr>
          <w:rFonts w:ascii="Calibri" w:hAnsi="Calibri" w:cs="Calibri"/>
          <w:b/>
        </w:rPr>
      </w:pPr>
    </w:p>
    <w:p w:rsidR="007F6532" w:rsidRPr="00F145F0" w:rsidRDefault="004C6691" w:rsidP="007F6532">
      <w:pPr>
        <w:pStyle w:val="Default"/>
        <w:numPr>
          <w:ilvl w:val="0"/>
          <w:numId w:val="24"/>
        </w:numPr>
        <w:spacing w:after="200" w:line="276" w:lineRule="auto"/>
        <w:ind w:left="360"/>
        <w:rPr>
          <w:rFonts w:ascii="Calibri" w:hAnsi="Calibri" w:cs="Calibri"/>
          <w:b/>
        </w:rPr>
      </w:pPr>
      <w:r>
        <w:rPr>
          <w:rFonts w:ascii="Calibri" w:hAnsi="Calibri" w:cs="Calibri"/>
          <w:b/>
          <w:bCs/>
        </w:rPr>
        <w:br w:type="page"/>
      </w:r>
      <w:r w:rsidR="007F6532" w:rsidRPr="00F145F0">
        <w:rPr>
          <w:rFonts w:ascii="Calibri" w:hAnsi="Calibri" w:cs="Calibri"/>
          <w:b/>
          <w:bCs/>
        </w:rPr>
        <w:lastRenderedPageBreak/>
        <w:t>Measuring the cells’ characteristics (i.e. the “object features”)</w:t>
      </w:r>
    </w:p>
    <w:p w:rsidR="007F6532" w:rsidRPr="00F145F0" w:rsidRDefault="007F6532" w:rsidP="007F6532">
      <w:pPr>
        <w:pStyle w:val="Default"/>
        <w:spacing w:after="200" w:line="276" w:lineRule="auto"/>
        <w:rPr>
          <w:rFonts w:ascii="Calibri" w:hAnsi="Calibri" w:cs="Calibri"/>
        </w:rPr>
      </w:pPr>
      <w:r w:rsidRPr="00F145F0">
        <w:rPr>
          <w:rFonts w:ascii="Calibri" w:hAnsi="Calibri" w:cs="Calibri"/>
        </w:rPr>
        <w:t xml:space="preserve">Now that the objects have been identified using settings that have been optimized for the phenotypes of interest, the next step is to make measurements of the various cellular features. Later, we will be using </w:t>
      </w:r>
      <w:proofErr w:type="spellStart"/>
      <w:r w:rsidRPr="00F145F0">
        <w:rPr>
          <w:rFonts w:ascii="Calibri" w:hAnsi="Calibri" w:cs="Calibri"/>
        </w:rPr>
        <w:t>CellProfiler</w:t>
      </w:r>
      <w:proofErr w:type="spellEnd"/>
      <w:r w:rsidRPr="00F145F0">
        <w:rPr>
          <w:rFonts w:ascii="Calibri" w:hAnsi="Calibri" w:cs="Calibri"/>
        </w:rPr>
        <w:t xml:space="preserve"> Analyst to classify the cells into phenotypes, based on whether they contain cytoplasmic or nuclear FOXO1A-GFP using the measurements collected here. The important point is to collect measurements that would be useful for distinguishing one phenotype from the other. </w:t>
      </w:r>
    </w:p>
    <w:p w:rsidR="007F6532" w:rsidRPr="00F145F0" w:rsidRDefault="007F6532" w:rsidP="007F6532">
      <w:pPr>
        <w:pStyle w:val="Default"/>
        <w:spacing w:after="200" w:line="276" w:lineRule="auto"/>
        <w:rPr>
          <w:rFonts w:ascii="Calibri" w:hAnsi="Calibri" w:cs="Calibri"/>
        </w:rPr>
      </w:pPr>
      <w:proofErr w:type="spellStart"/>
      <w:r w:rsidRPr="00F145F0">
        <w:rPr>
          <w:rFonts w:ascii="Calibri" w:hAnsi="Calibri" w:cs="Calibri"/>
        </w:rPr>
        <w:t>CellProfiler</w:t>
      </w:r>
      <w:proofErr w:type="spellEnd"/>
      <w:r w:rsidRPr="00F145F0">
        <w:rPr>
          <w:rFonts w:ascii="Calibri" w:hAnsi="Calibri" w:cs="Calibri"/>
        </w:rPr>
        <w:t xml:space="preserve"> has the ability to measure many cellular characteristics, and what we could do in this exercise, is ask it to measure all of them, and then let the classification tool decide which features are most useful. In this exercise, however, we will </w:t>
      </w:r>
      <w:r>
        <w:rPr>
          <w:rFonts w:ascii="Calibri" w:hAnsi="Calibri" w:cs="Calibri"/>
        </w:rPr>
        <w:t>use</w:t>
      </w:r>
      <w:r w:rsidRPr="00F145F0">
        <w:rPr>
          <w:rFonts w:ascii="Calibri" w:hAnsi="Calibri" w:cs="Calibri"/>
        </w:rPr>
        <w:t xml:space="preserve"> three of the possible measurements. </w:t>
      </w:r>
    </w:p>
    <w:p w:rsidR="007F6532" w:rsidRPr="00F145F0" w:rsidRDefault="007F6532" w:rsidP="007F6532">
      <w:pPr>
        <w:pStyle w:val="Default"/>
        <w:numPr>
          <w:ins w:id="11" w:author="Property of Broad Institute" w:date="2012-01-10T15:02:00Z"/>
        </w:numPr>
        <w:spacing w:after="200" w:line="276" w:lineRule="auto"/>
        <w:rPr>
          <w:rFonts w:ascii="Calibri" w:hAnsi="Calibri" w:cs="Calibri"/>
        </w:rPr>
      </w:pPr>
      <w:r w:rsidRPr="00F145F0">
        <w:rPr>
          <w:rFonts w:ascii="Calibri" w:hAnsi="Calibri" w:cs="Calibri"/>
          <w:b/>
        </w:rPr>
        <w:lastRenderedPageBreak/>
        <w:t xml:space="preserve">Measurement of pixel intensity of GFP in nuclei and cytoplasm:  </w:t>
      </w:r>
      <w:r w:rsidRPr="00F145F0">
        <w:rPr>
          <w:rFonts w:ascii="Calibri" w:hAnsi="Calibri" w:cs="Calibri"/>
        </w:rPr>
        <w:t>One example of a particularly useful measurement is the pixel intensities of the various objects (i.e. nuclei and cytoplasm) as measured from the images showing the subcellular location of the FOXO1A-GFP fluorescence.</w:t>
      </w:r>
    </w:p>
    <w:p w:rsidR="007F6532" w:rsidRPr="00F145F0" w:rsidRDefault="007F6532" w:rsidP="007F6532">
      <w:pPr>
        <w:pStyle w:val="Default"/>
        <w:numPr>
          <w:ilvl w:val="0"/>
          <w:numId w:val="6"/>
        </w:numPr>
        <w:spacing w:after="200" w:line="276" w:lineRule="auto"/>
        <w:ind w:left="360"/>
        <w:rPr>
          <w:rFonts w:ascii="Calibri" w:hAnsi="Calibri" w:cs="Calibri"/>
        </w:rPr>
      </w:pPr>
      <w:r w:rsidRPr="00F145F0">
        <w:rPr>
          <w:rFonts w:ascii="Calibri" w:hAnsi="Calibri" w:cs="Calibri"/>
        </w:rPr>
        <w:t xml:space="preserve">Click on the </w:t>
      </w:r>
      <w:r w:rsidR="00CD1805">
        <w:rPr>
          <w:rFonts w:ascii="Calibri" w:hAnsi="Calibri" w:cs="Calibri"/>
          <w:noProof/>
        </w:rPr>
        <w:drawing>
          <wp:inline distT="0" distB="0" distL="0" distR="0">
            <wp:extent cx="197485" cy="153670"/>
            <wp:effectExtent l="0" t="0" r="0" b="0"/>
            <wp:docPr id="18" name="Picture 16" descr="module_a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odule_ad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7485" cy="153670"/>
                    </a:xfrm>
                    <a:prstGeom prst="rect">
                      <a:avLst/>
                    </a:prstGeom>
                    <a:noFill/>
                    <a:ln>
                      <a:noFill/>
                    </a:ln>
                  </pic:spPr>
                </pic:pic>
              </a:graphicData>
            </a:graphic>
          </wp:inline>
        </w:drawing>
      </w:r>
      <w:r w:rsidRPr="00F145F0">
        <w:rPr>
          <w:rFonts w:ascii="Calibri" w:hAnsi="Calibri" w:cs="Calibri"/>
        </w:rPr>
        <w:t xml:space="preserve"> button and add the module </w:t>
      </w:r>
      <w:proofErr w:type="spellStart"/>
      <w:r w:rsidRPr="00F145F0">
        <w:rPr>
          <w:rFonts w:ascii="Calibri" w:hAnsi="Calibri" w:cs="Calibri"/>
          <w:bCs/>
          <w:i/>
        </w:rPr>
        <w:t>MeasureObjectIntensity</w:t>
      </w:r>
      <w:proofErr w:type="spellEnd"/>
      <w:r w:rsidRPr="00F145F0">
        <w:rPr>
          <w:rFonts w:ascii="Calibri" w:hAnsi="Calibri" w:cs="Calibri"/>
        </w:rPr>
        <w:t xml:space="preserve"> located under the module category </w:t>
      </w:r>
      <w:r w:rsidRPr="00F145F0">
        <w:rPr>
          <w:rFonts w:ascii="Calibri" w:hAnsi="Calibri" w:cs="Calibri"/>
          <w:i/>
        </w:rPr>
        <w:t>“</w:t>
      </w:r>
      <w:r w:rsidRPr="00F145F0">
        <w:rPr>
          <w:rFonts w:ascii="Calibri" w:hAnsi="Calibri" w:cs="Calibri"/>
          <w:bCs/>
          <w:i/>
        </w:rPr>
        <w:t>Measurement”</w:t>
      </w:r>
      <w:r w:rsidRPr="00F145F0">
        <w:rPr>
          <w:rFonts w:ascii="Calibri" w:hAnsi="Calibri" w:cs="Calibri"/>
          <w:i/>
        </w:rPr>
        <w:t>.</w:t>
      </w:r>
      <w:r w:rsidRPr="00F145F0">
        <w:rPr>
          <w:rFonts w:ascii="Calibri" w:hAnsi="Calibri" w:cs="Calibri"/>
        </w:rPr>
        <w:t xml:space="preserve"> Add it to the pipeline by clicking the “</w:t>
      </w:r>
      <w:r w:rsidRPr="00F145F0">
        <w:rPr>
          <w:rFonts w:ascii="Calibri" w:hAnsi="Calibri" w:cs="Calibri"/>
          <w:bCs/>
        </w:rPr>
        <w:t>+ Add to Pipeline” button</w:t>
      </w:r>
      <w:r w:rsidRPr="00F145F0">
        <w:rPr>
          <w:rFonts w:ascii="Calibri" w:hAnsi="Calibri" w:cs="Calibri"/>
        </w:rPr>
        <w:t xml:space="preserve">. </w:t>
      </w:r>
    </w:p>
    <w:p w:rsidR="007F6532" w:rsidRPr="00F145F0" w:rsidRDefault="007F6532" w:rsidP="007F6532">
      <w:pPr>
        <w:pStyle w:val="Default"/>
        <w:numPr>
          <w:ilvl w:val="0"/>
          <w:numId w:val="6"/>
        </w:numPr>
        <w:spacing w:after="200" w:line="276" w:lineRule="auto"/>
        <w:ind w:left="360"/>
        <w:rPr>
          <w:rFonts w:ascii="Calibri" w:hAnsi="Calibri" w:cs="Calibri"/>
        </w:rPr>
      </w:pPr>
      <w:r w:rsidRPr="00F145F0">
        <w:rPr>
          <w:rFonts w:ascii="Calibri" w:hAnsi="Calibri" w:cs="Calibri"/>
        </w:rPr>
        <w:t>In this module, select “</w:t>
      </w:r>
      <w:proofErr w:type="spellStart"/>
      <w:r w:rsidRPr="00F145F0">
        <w:rPr>
          <w:rFonts w:ascii="Calibri" w:hAnsi="Calibri" w:cs="Calibri"/>
        </w:rPr>
        <w:t>rawGFP</w:t>
      </w:r>
      <w:proofErr w:type="spellEnd"/>
      <w:r w:rsidRPr="00F145F0">
        <w:rPr>
          <w:rFonts w:ascii="Calibri" w:hAnsi="Calibri" w:cs="Calibri"/>
        </w:rPr>
        <w:t>” from the drop-down list, which is next to the “Select an image to measure” setting.</w:t>
      </w:r>
    </w:p>
    <w:p w:rsidR="007F6532" w:rsidRPr="00F145F0" w:rsidRDefault="007F6532" w:rsidP="007F6532">
      <w:pPr>
        <w:pStyle w:val="Default"/>
        <w:numPr>
          <w:ilvl w:val="0"/>
          <w:numId w:val="6"/>
        </w:numPr>
        <w:spacing w:after="200" w:line="276" w:lineRule="auto"/>
        <w:ind w:left="360"/>
        <w:rPr>
          <w:rFonts w:ascii="Calibri" w:hAnsi="Calibri" w:cs="Calibri"/>
        </w:rPr>
      </w:pPr>
      <w:r w:rsidRPr="00F145F0">
        <w:rPr>
          <w:rFonts w:ascii="Calibri" w:hAnsi="Calibri" w:cs="Calibri"/>
        </w:rPr>
        <w:t>Choose “Nuclei” from the drop-down list next to the “Select objects to measure” setting. Press the “Add another object button” and select “Cytoplasm” (from the drop-down list of the new “Select objects to measure” setting that appears when you do this).</w:t>
      </w:r>
    </w:p>
    <w:p w:rsidR="007F6532" w:rsidRPr="00F145F0" w:rsidRDefault="007F6532" w:rsidP="007F6532">
      <w:pPr>
        <w:pStyle w:val="Default"/>
        <w:spacing w:after="200" w:line="276" w:lineRule="auto"/>
        <w:rPr>
          <w:rFonts w:ascii="Calibri" w:hAnsi="Calibri" w:cs="Calibri"/>
        </w:rPr>
      </w:pPr>
      <w:r w:rsidRPr="00F145F0">
        <w:rPr>
          <w:rFonts w:ascii="Calibri" w:hAnsi="Calibri" w:cs="Calibri"/>
          <w:b/>
        </w:rPr>
        <w:lastRenderedPageBreak/>
        <w:t xml:space="preserve">Measurement of the correlation of GFP in nuclei to DNA in nuclei:  </w:t>
      </w:r>
      <w:r w:rsidRPr="00F145F0">
        <w:rPr>
          <w:rFonts w:ascii="Calibri" w:hAnsi="Calibri" w:cs="Calibri"/>
        </w:rPr>
        <w:t xml:space="preserve">Another potentially useful measure is the correlation within the objects of the pixel intensities in the GFP and DNA channels. If the FOXO1A-GFP protein is not translocated, the intensity correlation within the nucleus between the two images would be expected to be negative, whereas upon translocation, the correlation would be positive. </w:t>
      </w:r>
    </w:p>
    <w:p w:rsidR="007F6532" w:rsidRPr="00F145F0" w:rsidRDefault="007F6532" w:rsidP="007F6532">
      <w:pPr>
        <w:pStyle w:val="Default"/>
        <w:numPr>
          <w:ilvl w:val="0"/>
          <w:numId w:val="6"/>
        </w:numPr>
        <w:spacing w:after="200" w:line="276" w:lineRule="auto"/>
        <w:ind w:left="360"/>
        <w:rPr>
          <w:rFonts w:ascii="Calibri" w:hAnsi="Calibri" w:cs="Calibri"/>
        </w:rPr>
      </w:pPr>
      <w:r w:rsidRPr="00F145F0">
        <w:rPr>
          <w:rFonts w:ascii="Calibri" w:hAnsi="Calibri" w:cs="Calibri"/>
        </w:rPr>
        <w:t xml:space="preserve">Click on the </w:t>
      </w:r>
      <w:r w:rsidR="00CD1805">
        <w:rPr>
          <w:rFonts w:ascii="Calibri" w:hAnsi="Calibri" w:cs="Calibri"/>
          <w:noProof/>
        </w:rPr>
        <w:drawing>
          <wp:inline distT="0" distB="0" distL="0" distR="0">
            <wp:extent cx="197485" cy="153670"/>
            <wp:effectExtent l="0" t="0" r="0" b="0"/>
            <wp:docPr id="19" name="Picture 14" descr="module_a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odule_ad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7485" cy="153670"/>
                    </a:xfrm>
                    <a:prstGeom prst="rect">
                      <a:avLst/>
                    </a:prstGeom>
                    <a:noFill/>
                    <a:ln>
                      <a:noFill/>
                    </a:ln>
                  </pic:spPr>
                </pic:pic>
              </a:graphicData>
            </a:graphic>
          </wp:inline>
        </w:drawing>
      </w:r>
      <w:r w:rsidRPr="00F145F0">
        <w:rPr>
          <w:rFonts w:ascii="Calibri" w:hAnsi="Calibri" w:cs="Calibri"/>
        </w:rPr>
        <w:t xml:space="preserve"> button and add the module </w:t>
      </w:r>
      <w:proofErr w:type="spellStart"/>
      <w:r w:rsidRPr="00F145F0">
        <w:rPr>
          <w:rFonts w:ascii="Calibri" w:hAnsi="Calibri" w:cs="Calibri"/>
          <w:bCs/>
          <w:i/>
        </w:rPr>
        <w:t>MeasureCorrelation</w:t>
      </w:r>
      <w:proofErr w:type="spellEnd"/>
      <w:r w:rsidRPr="00F145F0">
        <w:rPr>
          <w:rFonts w:ascii="Calibri" w:hAnsi="Calibri" w:cs="Calibri"/>
        </w:rPr>
        <w:t xml:space="preserve"> located under the module category </w:t>
      </w:r>
      <w:r w:rsidRPr="00F145F0">
        <w:rPr>
          <w:rFonts w:ascii="Calibri" w:hAnsi="Calibri" w:cs="Calibri"/>
          <w:i/>
        </w:rPr>
        <w:t>“</w:t>
      </w:r>
      <w:r w:rsidRPr="00F145F0">
        <w:rPr>
          <w:rFonts w:ascii="Calibri" w:hAnsi="Calibri" w:cs="Calibri"/>
          <w:bCs/>
          <w:i/>
        </w:rPr>
        <w:t>Measurement”</w:t>
      </w:r>
      <w:r w:rsidRPr="00F145F0">
        <w:rPr>
          <w:rFonts w:ascii="Calibri" w:hAnsi="Calibri" w:cs="Calibri"/>
          <w:i/>
        </w:rPr>
        <w:t>.</w:t>
      </w:r>
      <w:r w:rsidRPr="00F145F0">
        <w:rPr>
          <w:rFonts w:ascii="Calibri" w:hAnsi="Calibri" w:cs="Calibri"/>
        </w:rPr>
        <w:t xml:space="preserve"> Add it to the pipeline by clicking the “</w:t>
      </w:r>
      <w:r w:rsidRPr="00F145F0">
        <w:rPr>
          <w:rFonts w:ascii="Calibri" w:hAnsi="Calibri" w:cs="Calibri"/>
          <w:bCs/>
        </w:rPr>
        <w:t>+ Add to Pipeline” button</w:t>
      </w:r>
      <w:r w:rsidRPr="00F145F0">
        <w:rPr>
          <w:rFonts w:ascii="Calibri" w:hAnsi="Calibri" w:cs="Calibri"/>
        </w:rPr>
        <w:t xml:space="preserve">. </w:t>
      </w:r>
    </w:p>
    <w:p w:rsidR="007F6532" w:rsidRPr="00F145F0" w:rsidRDefault="007F6532" w:rsidP="007F6532">
      <w:pPr>
        <w:pStyle w:val="Default"/>
        <w:numPr>
          <w:ilvl w:val="0"/>
          <w:numId w:val="6"/>
        </w:numPr>
        <w:spacing w:after="200" w:line="276" w:lineRule="auto"/>
        <w:ind w:left="360"/>
        <w:rPr>
          <w:rFonts w:ascii="Calibri" w:hAnsi="Calibri" w:cs="Calibri"/>
        </w:rPr>
      </w:pPr>
      <w:r w:rsidRPr="00F145F0">
        <w:rPr>
          <w:rFonts w:ascii="Calibri" w:hAnsi="Calibri" w:cs="Calibri"/>
        </w:rPr>
        <w:t>In this module, select “</w:t>
      </w:r>
      <w:proofErr w:type="spellStart"/>
      <w:r w:rsidRPr="00F145F0">
        <w:rPr>
          <w:rFonts w:ascii="Calibri" w:hAnsi="Calibri" w:cs="Calibri"/>
        </w:rPr>
        <w:t>rawGFP</w:t>
      </w:r>
      <w:proofErr w:type="spellEnd"/>
      <w:r w:rsidRPr="00F145F0">
        <w:rPr>
          <w:rFonts w:ascii="Calibri" w:hAnsi="Calibri" w:cs="Calibri"/>
        </w:rPr>
        <w:t>” and “</w:t>
      </w:r>
      <w:proofErr w:type="spellStart"/>
      <w:r w:rsidRPr="00F145F0">
        <w:rPr>
          <w:rFonts w:ascii="Calibri" w:hAnsi="Calibri" w:cs="Calibri"/>
        </w:rPr>
        <w:t>rawDNA</w:t>
      </w:r>
      <w:proofErr w:type="spellEnd"/>
      <w:r w:rsidRPr="00F145F0">
        <w:rPr>
          <w:rFonts w:ascii="Calibri" w:hAnsi="Calibri" w:cs="Calibri"/>
        </w:rPr>
        <w:t>” from the drop-down lists next to the two “Select an image to measure” settings.</w:t>
      </w:r>
    </w:p>
    <w:p w:rsidR="007F6532" w:rsidRPr="00F145F0" w:rsidRDefault="007F6532" w:rsidP="007F6532">
      <w:pPr>
        <w:pStyle w:val="Default"/>
        <w:numPr>
          <w:ilvl w:val="0"/>
          <w:numId w:val="6"/>
        </w:numPr>
        <w:spacing w:after="200" w:line="276" w:lineRule="auto"/>
        <w:ind w:left="360"/>
        <w:rPr>
          <w:rFonts w:ascii="Calibri" w:hAnsi="Calibri" w:cs="Calibri"/>
        </w:rPr>
      </w:pPr>
      <w:r w:rsidRPr="00F145F0">
        <w:rPr>
          <w:rFonts w:ascii="Calibri" w:hAnsi="Calibri" w:cs="Calibri"/>
        </w:rPr>
        <w:t>F</w:t>
      </w:r>
      <w:r w:rsidR="000A7FB0">
        <w:rPr>
          <w:rFonts w:ascii="Calibri" w:hAnsi="Calibri" w:cs="Calibri"/>
        </w:rPr>
        <w:t>or the “Select where to measure correlation</w:t>
      </w:r>
      <w:r w:rsidRPr="00F145F0">
        <w:rPr>
          <w:rFonts w:ascii="Calibri" w:hAnsi="Calibri" w:cs="Calibri"/>
        </w:rPr>
        <w:t>” setting, select “Within objects” and then select “Nuclei” from the “Select an object to measure” setting.</w:t>
      </w:r>
    </w:p>
    <w:p w:rsidR="007F6532" w:rsidRPr="00F145F0" w:rsidRDefault="007F6532" w:rsidP="007F6532">
      <w:pPr>
        <w:pStyle w:val="Default"/>
        <w:spacing w:after="200" w:line="276" w:lineRule="auto"/>
        <w:rPr>
          <w:rFonts w:ascii="Calibri" w:hAnsi="Calibri" w:cs="Calibri"/>
        </w:rPr>
      </w:pPr>
      <w:r w:rsidRPr="00F145F0">
        <w:rPr>
          <w:rFonts w:ascii="Calibri" w:hAnsi="Calibri" w:cs="Calibri"/>
          <w:b/>
        </w:rPr>
        <w:lastRenderedPageBreak/>
        <w:t xml:space="preserve">Measurement of the ratio of GFP in cytoplasm to GFP in nuclei:  </w:t>
      </w:r>
      <w:r w:rsidRPr="00F145F0">
        <w:rPr>
          <w:rFonts w:ascii="Calibri" w:hAnsi="Calibri" w:cs="Calibri"/>
        </w:rPr>
        <w:t xml:space="preserve">Since we are interested in the transportation of GFP from the cytoplasm to the nucleus, it would be useful to measure the ratio of cytoplasmic stain to nuclear stain. In this case, we will use the </w:t>
      </w:r>
      <w:proofErr w:type="spellStart"/>
      <w:r w:rsidRPr="00F145F0">
        <w:rPr>
          <w:rFonts w:ascii="Calibri" w:hAnsi="Calibri" w:cs="Calibri"/>
          <w:i/>
        </w:rPr>
        <w:t>CalculateMath</w:t>
      </w:r>
      <w:proofErr w:type="spellEnd"/>
      <w:r w:rsidRPr="00F145F0">
        <w:rPr>
          <w:rFonts w:ascii="Calibri" w:hAnsi="Calibri" w:cs="Calibri"/>
        </w:rPr>
        <w:t xml:space="preserve"> module because it performs arithmetic operations between various object measurements. </w:t>
      </w:r>
    </w:p>
    <w:p w:rsidR="007F6532" w:rsidRPr="00F145F0" w:rsidRDefault="007F6532" w:rsidP="007F6532">
      <w:pPr>
        <w:pStyle w:val="Default"/>
        <w:numPr>
          <w:ilvl w:val="0"/>
          <w:numId w:val="6"/>
        </w:numPr>
        <w:spacing w:after="200" w:line="276" w:lineRule="auto"/>
        <w:ind w:left="360"/>
        <w:rPr>
          <w:rFonts w:ascii="Calibri" w:hAnsi="Calibri" w:cs="Calibri"/>
        </w:rPr>
      </w:pPr>
      <w:r w:rsidRPr="00F145F0">
        <w:rPr>
          <w:rFonts w:ascii="Calibri" w:hAnsi="Calibri" w:cs="Calibri"/>
        </w:rPr>
        <w:t xml:space="preserve">Click on the </w:t>
      </w:r>
      <w:r w:rsidR="00CD1805">
        <w:rPr>
          <w:rFonts w:ascii="Calibri" w:hAnsi="Calibri" w:cs="Calibri"/>
          <w:noProof/>
        </w:rPr>
        <w:drawing>
          <wp:inline distT="0" distB="0" distL="0" distR="0">
            <wp:extent cx="197485" cy="153670"/>
            <wp:effectExtent l="0" t="0" r="0" b="0"/>
            <wp:docPr id="20" name="Picture 15" descr="module_a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odule_ad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7485" cy="153670"/>
                    </a:xfrm>
                    <a:prstGeom prst="rect">
                      <a:avLst/>
                    </a:prstGeom>
                    <a:noFill/>
                    <a:ln>
                      <a:noFill/>
                    </a:ln>
                  </pic:spPr>
                </pic:pic>
              </a:graphicData>
            </a:graphic>
          </wp:inline>
        </w:drawing>
      </w:r>
      <w:r w:rsidRPr="00F145F0">
        <w:rPr>
          <w:rFonts w:ascii="Calibri" w:hAnsi="Calibri" w:cs="Calibri"/>
        </w:rPr>
        <w:t xml:space="preserve"> button and add the module </w:t>
      </w:r>
      <w:proofErr w:type="spellStart"/>
      <w:r w:rsidRPr="00F145F0">
        <w:rPr>
          <w:rFonts w:ascii="Calibri" w:hAnsi="Calibri" w:cs="Calibri"/>
          <w:i/>
        </w:rPr>
        <w:t>CalculateMath</w:t>
      </w:r>
      <w:proofErr w:type="spellEnd"/>
      <w:r w:rsidRPr="00F145F0">
        <w:rPr>
          <w:rFonts w:ascii="Calibri" w:hAnsi="Calibri" w:cs="Calibri"/>
        </w:rPr>
        <w:t xml:space="preserve"> located under the </w:t>
      </w:r>
      <w:r w:rsidRPr="00F145F0">
        <w:rPr>
          <w:rFonts w:ascii="Calibri" w:hAnsi="Calibri" w:cs="Calibri"/>
          <w:i/>
        </w:rPr>
        <w:t>“</w:t>
      </w:r>
      <w:r w:rsidRPr="00F145F0">
        <w:rPr>
          <w:rFonts w:ascii="Calibri" w:hAnsi="Calibri" w:cs="Calibri"/>
          <w:bCs/>
          <w:i/>
        </w:rPr>
        <w:t xml:space="preserve">Data Tools” </w:t>
      </w:r>
      <w:r w:rsidRPr="00F145F0">
        <w:rPr>
          <w:rFonts w:ascii="Calibri" w:hAnsi="Calibri" w:cs="Calibri"/>
        </w:rPr>
        <w:t>module category</w:t>
      </w:r>
      <w:r w:rsidRPr="00F145F0">
        <w:rPr>
          <w:rFonts w:ascii="Calibri" w:hAnsi="Calibri" w:cs="Calibri"/>
          <w:i/>
        </w:rPr>
        <w:t>.</w:t>
      </w:r>
      <w:r w:rsidRPr="00F145F0">
        <w:rPr>
          <w:rFonts w:ascii="Calibri" w:hAnsi="Calibri" w:cs="Calibri"/>
        </w:rPr>
        <w:t xml:space="preserve"> Add it to the pipeline by clicking the “</w:t>
      </w:r>
      <w:r w:rsidRPr="00F145F0">
        <w:rPr>
          <w:rFonts w:ascii="Calibri" w:hAnsi="Calibri" w:cs="Calibri"/>
          <w:bCs/>
        </w:rPr>
        <w:t>+ Add to Pipeline” button</w:t>
      </w:r>
      <w:r w:rsidRPr="00F145F0">
        <w:rPr>
          <w:rFonts w:ascii="Calibri" w:hAnsi="Calibri" w:cs="Calibri"/>
        </w:rPr>
        <w:t xml:space="preserve">. </w:t>
      </w:r>
    </w:p>
    <w:p w:rsidR="007F6532" w:rsidRPr="00F145F0" w:rsidRDefault="007F6532" w:rsidP="007F6532">
      <w:pPr>
        <w:pStyle w:val="Default"/>
        <w:numPr>
          <w:ilvl w:val="0"/>
          <w:numId w:val="6"/>
        </w:numPr>
        <w:spacing w:after="200" w:line="276" w:lineRule="auto"/>
        <w:ind w:left="360"/>
        <w:rPr>
          <w:rFonts w:ascii="Calibri" w:hAnsi="Calibri" w:cs="Calibri"/>
        </w:rPr>
      </w:pPr>
      <w:r w:rsidRPr="00F145F0">
        <w:rPr>
          <w:rFonts w:ascii="Calibri" w:hAnsi="Calibri" w:cs="Calibri"/>
        </w:rPr>
        <w:t>For the “</w:t>
      </w:r>
      <w:r w:rsidRPr="00F145F0">
        <w:rPr>
          <w:rFonts w:ascii="Calibri" w:hAnsi="Calibri" w:cs="Calibri"/>
          <w:bCs/>
        </w:rPr>
        <w:t>Name the output measurement,” enter the “</w:t>
      </w:r>
      <w:proofErr w:type="spellStart"/>
      <w:r w:rsidRPr="00F145F0">
        <w:rPr>
          <w:rFonts w:ascii="Calibri" w:hAnsi="Calibri" w:cs="Calibri"/>
          <w:bCs/>
        </w:rPr>
        <w:t>IntensityRatio</w:t>
      </w:r>
      <w:proofErr w:type="spellEnd"/>
      <w:r w:rsidRPr="00F145F0">
        <w:rPr>
          <w:rFonts w:ascii="Calibri" w:hAnsi="Calibri" w:cs="Calibri"/>
          <w:bCs/>
        </w:rPr>
        <w:t xml:space="preserve">” as a descriptive name. </w:t>
      </w:r>
    </w:p>
    <w:p w:rsidR="007F6532" w:rsidRPr="00F145F0" w:rsidRDefault="007F6532" w:rsidP="007F6532">
      <w:pPr>
        <w:pStyle w:val="Default"/>
        <w:numPr>
          <w:ilvl w:val="0"/>
          <w:numId w:val="6"/>
        </w:numPr>
        <w:spacing w:after="200" w:line="276" w:lineRule="auto"/>
        <w:ind w:left="360"/>
        <w:rPr>
          <w:rFonts w:ascii="Calibri" w:hAnsi="Calibri" w:cs="Calibri"/>
        </w:rPr>
      </w:pPr>
      <w:r w:rsidRPr="00F145F0">
        <w:rPr>
          <w:rFonts w:ascii="Calibri" w:hAnsi="Calibri" w:cs="Calibri"/>
        </w:rPr>
        <w:t xml:space="preserve">Since we calculating a ratio of two measures, select “Divide” from the drop-down for the “Operation” setting. </w:t>
      </w:r>
    </w:p>
    <w:p w:rsidR="003034E6" w:rsidRDefault="007F6532" w:rsidP="003034E6">
      <w:pPr>
        <w:pStyle w:val="Default"/>
        <w:numPr>
          <w:ilvl w:val="0"/>
          <w:numId w:val="6"/>
        </w:numPr>
        <w:spacing w:after="20" w:line="276" w:lineRule="auto"/>
        <w:ind w:left="360"/>
        <w:rPr>
          <w:rFonts w:ascii="Calibri" w:hAnsi="Calibri" w:cs="Calibri"/>
        </w:rPr>
      </w:pPr>
      <w:r w:rsidRPr="00F145F0">
        <w:rPr>
          <w:rFonts w:ascii="Calibri" w:hAnsi="Calibri" w:cs="Calibri"/>
        </w:rPr>
        <w:t>For the numerator</w:t>
      </w:r>
      <w:r w:rsidR="003034E6">
        <w:rPr>
          <w:rFonts w:ascii="Calibri" w:hAnsi="Calibri" w:cs="Calibri"/>
        </w:rPr>
        <w:t xml:space="preserve"> measurement:</w:t>
      </w:r>
      <w:r w:rsidRPr="00F145F0">
        <w:rPr>
          <w:rFonts w:ascii="Calibri" w:hAnsi="Calibri" w:cs="Calibri"/>
        </w:rPr>
        <w:t xml:space="preserve"> </w:t>
      </w:r>
    </w:p>
    <w:p w:rsidR="007F6532" w:rsidRPr="00F145F0" w:rsidRDefault="003034E6" w:rsidP="00ED16C3">
      <w:pPr>
        <w:pStyle w:val="Default"/>
        <w:numPr>
          <w:ilvl w:val="1"/>
          <w:numId w:val="6"/>
        </w:numPr>
        <w:spacing w:after="20" w:line="276" w:lineRule="auto"/>
        <w:ind w:left="720"/>
        <w:rPr>
          <w:rFonts w:ascii="Calibri" w:hAnsi="Calibri" w:cs="Calibri"/>
        </w:rPr>
      </w:pPr>
      <w:r>
        <w:rPr>
          <w:rFonts w:ascii="Calibri" w:hAnsi="Calibri" w:cs="Calibri"/>
        </w:rPr>
        <w:lastRenderedPageBreak/>
        <w:t>S</w:t>
      </w:r>
      <w:r w:rsidR="007F6532" w:rsidRPr="00F145F0">
        <w:rPr>
          <w:rFonts w:ascii="Calibri" w:hAnsi="Calibri" w:cs="Calibri"/>
        </w:rPr>
        <w:t xml:space="preserve">elect “Object” for the “Select the </w:t>
      </w:r>
      <w:r w:rsidR="007817F6">
        <w:rPr>
          <w:rFonts w:ascii="Calibri" w:hAnsi="Calibri" w:cs="Calibri"/>
        </w:rPr>
        <w:t>numerator</w:t>
      </w:r>
      <w:r w:rsidR="007F6532" w:rsidRPr="00F145F0">
        <w:rPr>
          <w:rFonts w:ascii="Calibri" w:hAnsi="Calibri" w:cs="Calibri"/>
        </w:rPr>
        <w:t xml:space="preserve"> type,” and select “</w:t>
      </w:r>
      <w:r w:rsidRPr="0082563E">
        <w:rPr>
          <w:rFonts w:ascii="Calibri" w:hAnsi="Calibri" w:cs="Calibri"/>
          <w:b/>
        </w:rPr>
        <w:t>Nuclei</w:t>
      </w:r>
      <w:r w:rsidR="007F6532" w:rsidRPr="00F145F0">
        <w:rPr>
          <w:rFonts w:ascii="Calibri" w:hAnsi="Calibri" w:cs="Calibri"/>
        </w:rPr>
        <w:t xml:space="preserve">” from the drop-down for the “Select the </w:t>
      </w:r>
      <w:r w:rsidR="007817F6">
        <w:rPr>
          <w:rFonts w:ascii="Calibri" w:hAnsi="Calibri" w:cs="Calibri"/>
        </w:rPr>
        <w:t>numerator</w:t>
      </w:r>
      <w:r w:rsidR="007F6532" w:rsidRPr="00F145F0">
        <w:rPr>
          <w:rFonts w:ascii="Calibri" w:hAnsi="Calibri" w:cs="Calibri"/>
        </w:rPr>
        <w:t xml:space="preserve"> objects.” </w:t>
      </w:r>
    </w:p>
    <w:p w:rsidR="007F6532" w:rsidRPr="00F145F0" w:rsidRDefault="007F6532" w:rsidP="00ED16C3">
      <w:pPr>
        <w:pStyle w:val="Default"/>
        <w:numPr>
          <w:ilvl w:val="1"/>
          <w:numId w:val="6"/>
        </w:numPr>
        <w:spacing w:after="20" w:line="276" w:lineRule="auto"/>
        <w:ind w:left="720"/>
        <w:rPr>
          <w:rFonts w:ascii="Calibri" w:hAnsi="Calibri" w:cs="Calibri"/>
        </w:rPr>
      </w:pPr>
      <w:r w:rsidRPr="00F145F0">
        <w:rPr>
          <w:rFonts w:ascii="Calibri" w:hAnsi="Calibri" w:cs="Calibri"/>
        </w:rPr>
        <w:t xml:space="preserve">Select “Intensity” from the drop-down for the “Select the </w:t>
      </w:r>
      <w:r w:rsidR="004175B8">
        <w:rPr>
          <w:rFonts w:ascii="Calibri" w:hAnsi="Calibri" w:cs="Calibri"/>
        </w:rPr>
        <w:t>numerator</w:t>
      </w:r>
      <w:r w:rsidRPr="00F145F0">
        <w:rPr>
          <w:rFonts w:ascii="Calibri" w:hAnsi="Calibri" w:cs="Calibri"/>
        </w:rPr>
        <w:t xml:space="preserve"> measurement” category. A “Measurement” drop-down box will subsequently appear underneath.</w:t>
      </w:r>
    </w:p>
    <w:p w:rsidR="007F6532" w:rsidRPr="00F145F0" w:rsidRDefault="007F6532" w:rsidP="00ED16C3">
      <w:pPr>
        <w:pStyle w:val="Default"/>
        <w:numPr>
          <w:ilvl w:val="1"/>
          <w:numId w:val="6"/>
        </w:numPr>
        <w:spacing w:after="200" w:line="276" w:lineRule="auto"/>
        <w:ind w:left="720"/>
        <w:rPr>
          <w:rFonts w:ascii="Calibri" w:hAnsi="Calibri" w:cs="Calibri"/>
        </w:rPr>
      </w:pPr>
      <w:r w:rsidRPr="00F145F0">
        <w:rPr>
          <w:rFonts w:ascii="Calibri" w:hAnsi="Calibri" w:cs="Calibri"/>
        </w:rPr>
        <w:t>Select</w:t>
      </w:r>
      <w:r>
        <w:rPr>
          <w:rFonts w:ascii="Calibri" w:hAnsi="Calibri" w:cs="Calibri"/>
        </w:rPr>
        <w:t xml:space="preserve"> “</w:t>
      </w:r>
      <w:proofErr w:type="spellStart"/>
      <w:r>
        <w:rPr>
          <w:rFonts w:ascii="Calibri" w:hAnsi="Calibri" w:cs="Calibri"/>
        </w:rPr>
        <w:t>MeanIntensity</w:t>
      </w:r>
      <w:proofErr w:type="spellEnd"/>
      <w:r>
        <w:rPr>
          <w:rFonts w:ascii="Calibri" w:hAnsi="Calibri" w:cs="Calibri"/>
        </w:rPr>
        <w:t>”</w:t>
      </w:r>
      <w:r w:rsidRPr="00F145F0">
        <w:rPr>
          <w:rFonts w:ascii="Calibri" w:hAnsi="Calibri" w:cs="Calibri"/>
        </w:rPr>
        <w:t xml:space="preserve"> from the “Measurement” drop-down</w:t>
      </w:r>
      <w:r>
        <w:rPr>
          <w:rFonts w:ascii="Calibri" w:hAnsi="Calibri" w:cs="Calibri"/>
        </w:rPr>
        <w:t xml:space="preserve"> list.  T</w:t>
      </w:r>
      <w:r w:rsidRPr="00F145F0">
        <w:rPr>
          <w:rFonts w:ascii="Calibri" w:hAnsi="Calibri" w:cs="Calibri"/>
        </w:rPr>
        <w:t>hen select “</w:t>
      </w:r>
      <w:proofErr w:type="spellStart"/>
      <w:r w:rsidRPr="00F145F0">
        <w:rPr>
          <w:rFonts w:ascii="Calibri" w:hAnsi="Calibri" w:cs="Calibri"/>
        </w:rPr>
        <w:t>rawGFP</w:t>
      </w:r>
      <w:proofErr w:type="spellEnd"/>
      <w:r w:rsidRPr="00F145F0">
        <w:rPr>
          <w:rFonts w:ascii="Calibri" w:hAnsi="Calibri" w:cs="Calibri"/>
        </w:rPr>
        <w:t>” from the “Image” drop-down that appears.</w:t>
      </w:r>
    </w:p>
    <w:p w:rsidR="003034E6" w:rsidRDefault="003034E6" w:rsidP="003034E6">
      <w:pPr>
        <w:pStyle w:val="Default"/>
        <w:numPr>
          <w:ilvl w:val="0"/>
          <w:numId w:val="6"/>
        </w:numPr>
        <w:spacing w:line="276" w:lineRule="auto"/>
        <w:ind w:left="360"/>
        <w:rPr>
          <w:rFonts w:ascii="Calibri" w:hAnsi="Calibri" w:cs="Calibri"/>
        </w:rPr>
      </w:pPr>
      <w:r>
        <w:rPr>
          <w:rFonts w:ascii="Calibri" w:hAnsi="Calibri" w:cs="Calibri"/>
        </w:rPr>
        <w:t>For the denominator measurement:</w:t>
      </w:r>
    </w:p>
    <w:p w:rsidR="003034E6" w:rsidRPr="00F145F0" w:rsidRDefault="003034E6" w:rsidP="00ED16C3">
      <w:pPr>
        <w:pStyle w:val="Default"/>
        <w:numPr>
          <w:ilvl w:val="1"/>
          <w:numId w:val="6"/>
        </w:numPr>
        <w:spacing w:line="276" w:lineRule="auto"/>
        <w:ind w:left="720"/>
        <w:rPr>
          <w:rFonts w:ascii="Calibri" w:hAnsi="Calibri" w:cs="Calibri"/>
        </w:rPr>
      </w:pPr>
      <w:r>
        <w:rPr>
          <w:rFonts w:ascii="Calibri" w:hAnsi="Calibri" w:cs="Calibri"/>
        </w:rPr>
        <w:t>S</w:t>
      </w:r>
      <w:r w:rsidRPr="00F145F0">
        <w:rPr>
          <w:rFonts w:ascii="Calibri" w:hAnsi="Calibri" w:cs="Calibri"/>
        </w:rPr>
        <w:t xml:space="preserve">elect “Object” for the “Select the </w:t>
      </w:r>
      <w:r>
        <w:rPr>
          <w:rFonts w:ascii="Calibri" w:hAnsi="Calibri" w:cs="Calibri"/>
        </w:rPr>
        <w:t>numerator</w:t>
      </w:r>
      <w:r w:rsidRPr="00F145F0">
        <w:rPr>
          <w:rFonts w:ascii="Calibri" w:hAnsi="Calibri" w:cs="Calibri"/>
        </w:rPr>
        <w:t xml:space="preserve"> type,” and select “</w:t>
      </w:r>
      <w:r w:rsidRPr="0082563E">
        <w:rPr>
          <w:rFonts w:ascii="Calibri" w:hAnsi="Calibri" w:cs="Calibri"/>
          <w:b/>
        </w:rPr>
        <w:t>Cytoplasm</w:t>
      </w:r>
      <w:r w:rsidRPr="00F145F0">
        <w:rPr>
          <w:rFonts w:ascii="Calibri" w:hAnsi="Calibri" w:cs="Calibri"/>
        </w:rPr>
        <w:t xml:space="preserve">” from the drop-down for the “Select the </w:t>
      </w:r>
      <w:r>
        <w:rPr>
          <w:rFonts w:ascii="Calibri" w:hAnsi="Calibri" w:cs="Calibri"/>
        </w:rPr>
        <w:t>numerator</w:t>
      </w:r>
      <w:r w:rsidRPr="00F145F0">
        <w:rPr>
          <w:rFonts w:ascii="Calibri" w:hAnsi="Calibri" w:cs="Calibri"/>
        </w:rPr>
        <w:t xml:space="preserve"> objects.” </w:t>
      </w:r>
    </w:p>
    <w:p w:rsidR="003034E6" w:rsidRPr="00F145F0" w:rsidRDefault="003034E6" w:rsidP="00ED16C3">
      <w:pPr>
        <w:pStyle w:val="Default"/>
        <w:numPr>
          <w:ilvl w:val="1"/>
          <w:numId w:val="6"/>
        </w:numPr>
        <w:spacing w:line="276" w:lineRule="auto"/>
        <w:ind w:left="720"/>
        <w:rPr>
          <w:rFonts w:ascii="Calibri" w:hAnsi="Calibri" w:cs="Calibri"/>
        </w:rPr>
      </w:pPr>
      <w:r w:rsidRPr="00F145F0">
        <w:rPr>
          <w:rFonts w:ascii="Calibri" w:hAnsi="Calibri" w:cs="Calibri"/>
        </w:rPr>
        <w:t xml:space="preserve">Select “Intensity” from the drop-down for the “Select the </w:t>
      </w:r>
      <w:r>
        <w:rPr>
          <w:rFonts w:ascii="Calibri" w:hAnsi="Calibri" w:cs="Calibri"/>
        </w:rPr>
        <w:t>numerator</w:t>
      </w:r>
      <w:r w:rsidRPr="00F145F0">
        <w:rPr>
          <w:rFonts w:ascii="Calibri" w:hAnsi="Calibri" w:cs="Calibri"/>
        </w:rPr>
        <w:t xml:space="preserve"> measurement” category. A “Measurement” drop-down box will subsequently appear underneath.</w:t>
      </w:r>
    </w:p>
    <w:p w:rsidR="007F6532" w:rsidRDefault="003034E6" w:rsidP="00ED16C3">
      <w:pPr>
        <w:pStyle w:val="Default"/>
        <w:numPr>
          <w:ilvl w:val="1"/>
          <w:numId w:val="6"/>
        </w:numPr>
        <w:spacing w:line="276" w:lineRule="auto"/>
        <w:ind w:left="720"/>
        <w:rPr>
          <w:rFonts w:ascii="Calibri" w:hAnsi="Calibri" w:cs="Calibri"/>
        </w:rPr>
      </w:pPr>
      <w:r w:rsidRPr="00F145F0">
        <w:rPr>
          <w:rFonts w:ascii="Calibri" w:hAnsi="Calibri" w:cs="Calibri"/>
        </w:rPr>
        <w:lastRenderedPageBreak/>
        <w:t>Select</w:t>
      </w:r>
      <w:r>
        <w:rPr>
          <w:rFonts w:ascii="Calibri" w:hAnsi="Calibri" w:cs="Calibri"/>
        </w:rPr>
        <w:t xml:space="preserve"> “</w:t>
      </w:r>
      <w:proofErr w:type="spellStart"/>
      <w:r>
        <w:rPr>
          <w:rFonts w:ascii="Calibri" w:hAnsi="Calibri" w:cs="Calibri"/>
        </w:rPr>
        <w:t>MeanIntensity</w:t>
      </w:r>
      <w:proofErr w:type="spellEnd"/>
      <w:r>
        <w:rPr>
          <w:rFonts w:ascii="Calibri" w:hAnsi="Calibri" w:cs="Calibri"/>
        </w:rPr>
        <w:t>”</w:t>
      </w:r>
      <w:r w:rsidRPr="00F145F0">
        <w:rPr>
          <w:rFonts w:ascii="Calibri" w:hAnsi="Calibri" w:cs="Calibri"/>
        </w:rPr>
        <w:t xml:space="preserve"> from the “Measurement” drop-down</w:t>
      </w:r>
      <w:r>
        <w:rPr>
          <w:rFonts w:ascii="Calibri" w:hAnsi="Calibri" w:cs="Calibri"/>
        </w:rPr>
        <w:t xml:space="preserve"> list.  T</w:t>
      </w:r>
      <w:r w:rsidRPr="00F145F0">
        <w:rPr>
          <w:rFonts w:ascii="Calibri" w:hAnsi="Calibri" w:cs="Calibri"/>
        </w:rPr>
        <w:t>hen select “</w:t>
      </w:r>
      <w:proofErr w:type="spellStart"/>
      <w:r w:rsidRPr="00F145F0">
        <w:rPr>
          <w:rFonts w:ascii="Calibri" w:hAnsi="Calibri" w:cs="Calibri"/>
        </w:rPr>
        <w:t>rawGFP</w:t>
      </w:r>
      <w:proofErr w:type="spellEnd"/>
      <w:r w:rsidRPr="00F145F0">
        <w:rPr>
          <w:rFonts w:ascii="Calibri" w:hAnsi="Calibri" w:cs="Calibri"/>
        </w:rPr>
        <w:t xml:space="preserve">” from the “Image” drop-down that </w:t>
      </w:r>
      <w:r>
        <w:rPr>
          <w:rFonts w:ascii="Calibri" w:hAnsi="Calibri" w:cs="Calibri"/>
        </w:rPr>
        <w:t>appears.</w:t>
      </w:r>
    </w:p>
    <w:p w:rsidR="006548E6" w:rsidRPr="00F145F0" w:rsidRDefault="006548E6" w:rsidP="006548E6">
      <w:pPr>
        <w:pStyle w:val="Default"/>
        <w:spacing w:after="200" w:line="276" w:lineRule="auto"/>
        <w:ind w:left="360"/>
        <w:rPr>
          <w:rFonts w:ascii="Calibri" w:hAnsi="Calibri" w:cs="Calibri"/>
        </w:rPr>
      </w:pPr>
    </w:p>
    <w:p w:rsidR="007F6532" w:rsidRPr="006A1927" w:rsidRDefault="006A1927" w:rsidP="007F6532">
      <w:pPr>
        <w:pStyle w:val="Default"/>
        <w:numPr>
          <w:ilvl w:val="0"/>
          <w:numId w:val="24"/>
        </w:numPr>
        <w:spacing w:after="200" w:line="276" w:lineRule="auto"/>
        <w:ind w:left="360"/>
        <w:rPr>
          <w:rFonts w:ascii="Calibri" w:hAnsi="Calibri" w:cs="Calibri"/>
        </w:rPr>
      </w:pPr>
      <w:r>
        <w:rPr>
          <w:rFonts w:ascii="Calibri" w:hAnsi="Calibri" w:cs="Calibri"/>
          <w:b/>
        </w:rPr>
        <w:t>Creating an image with your cell and nuclear outlines on it (optional)</w:t>
      </w:r>
    </w:p>
    <w:p w:rsidR="006A1927" w:rsidRDefault="006A1927" w:rsidP="006A1927">
      <w:pPr>
        <w:pStyle w:val="Default"/>
        <w:spacing w:after="200" w:line="276" w:lineRule="auto"/>
        <w:rPr>
          <w:rFonts w:ascii="Calibri" w:hAnsi="Calibri" w:cs="Calibri"/>
        </w:rPr>
      </w:pPr>
      <w:r>
        <w:rPr>
          <w:rFonts w:ascii="Calibri" w:hAnsi="Calibri" w:cs="Calibri"/>
        </w:rPr>
        <w:t>It’s often nice to create an image showing the segmentation of your objects so that you can refer back to it lat</w:t>
      </w:r>
      <w:r w:rsidR="00581EBE">
        <w:rPr>
          <w:rFonts w:ascii="Calibri" w:hAnsi="Calibri" w:cs="Calibri"/>
        </w:rPr>
        <w:t xml:space="preserve">er; in addition to the ability to quickly scan all the output images to make sure your segmentation was successful, you can re-check them later in case you have questions about an unusual result.  </w:t>
      </w:r>
    </w:p>
    <w:p w:rsidR="00581EBE" w:rsidRDefault="00581EBE" w:rsidP="006A1927">
      <w:pPr>
        <w:pStyle w:val="Default"/>
        <w:spacing w:after="200" w:line="276" w:lineRule="auto"/>
        <w:rPr>
          <w:rFonts w:ascii="Calibri" w:hAnsi="Calibri" w:cs="Calibri"/>
        </w:rPr>
      </w:pPr>
      <w:r>
        <w:rPr>
          <w:rFonts w:ascii="Calibri" w:hAnsi="Calibri" w:cs="Calibri"/>
          <w:b/>
        </w:rPr>
        <w:t>Creation of a color image to display the segmentation:</w:t>
      </w:r>
    </w:p>
    <w:p w:rsidR="00581EBE" w:rsidRDefault="00581EBE" w:rsidP="00581EBE">
      <w:pPr>
        <w:pStyle w:val="Default"/>
        <w:numPr>
          <w:ilvl w:val="0"/>
          <w:numId w:val="6"/>
        </w:numPr>
        <w:spacing w:after="200" w:line="276" w:lineRule="auto"/>
        <w:ind w:left="360"/>
        <w:rPr>
          <w:rFonts w:ascii="Calibri" w:hAnsi="Calibri" w:cs="Calibri"/>
        </w:rPr>
      </w:pPr>
      <w:r w:rsidRPr="00F145F0">
        <w:rPr>
          <w:rFonts w:ascii="Calibri" w:hAnsi="Calibri" w:cs="Calibri"/>
        </w:rPr>
        <w:t xml:space="preserve">Click on the </w:t>
      </w:r>
      <w:r>
        <w:rPr>
          <w:rFonts w:ascii="Calibri" w:hAnsi="Calibri" w:cs="Calibri"/>
          <w:noProof/>
        </w:rPr>
        <w:drawing>
          <wp:inline distT="0" distB="0" distL="0" distR="0" wp14:anchorId="66BA0789" wp14:editId="09BFED5D">
            <wp:extent cx="197485" cy="153670"/>
            <wp:effectExtent l="0" t="0" r="0" b="0"/>
            <wp:docPr id="3" name="Picture 15" descr="module_a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odule_ad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7485" cy="153670"/>
                    </a:xfrm>
                    <a:prstGeom prst="rect">
                      <a:avLst/>
                    </a:prstGeom>
                    <a:noFill/>
                    <a:ln>
                      <a:noFill/>
                    </a:ln>
                  </pic:spPr>
                </pic:pic>
              </a:graphicData>
            </a:graphic>
          </wp:inline>
        </w:drawing>
      </w:r>
      <w:r w:rsidRPr="00F145F0">
        <w:rPr>
          <w:rFonts w:ascii="Calibri" w:hAnsi="Calibri" w:cs="Calibri"/>
        </w:rPr>
        <w:t xml:space="preserve"> button and add the module </w:t>
      </w:r>
      <w:proofErr w:type="spellStart"/>
      <w:r>
        <w:rPr>
          <w:rFonts w:ascii="Calibri" w:hAnsi="Calibri" w:cs="Calibri"/>
          <w:i/>
        </w:rPr>
        <w:t>GrayToColor</w:t>
      </w:r>
      <w:proofErr w:type="spellEnd"/>
      <w:r w:rsidRPr="00F145F0">
        <w:rPr>
          <w:rFonts w:ascii="Calibri" w:hAnsi="Calibri" w:cs="Calibri"/>
        </w:rPr>
        <w:t xml:space="preserve"> located under the </w:t>
      </w:r>
      <w:r w:rsidRPr="00F145F0">
        <w:rPr>
          <w:rFonts w:ascii="Calibri" w:hAnsi="Calibri" w:cs="Calibri"/>
          <w:i/>
        </w:rPr>
        <w:t>“</w:t>
      </w:r>
      <w:r>
        <w:rPr>
          <w:rFonts w:ascii="Calibri" w:hAnsi="Calibri" w:cs="Calibri"/>
          <w:bCs/>
          <w:i/>
        </w:rPr>
        <w:t>Image</w:t>
      </w:r>
      <w:r w:rsidR="005076F3">
        <w:rPr>
          <w:rFonts w:ascii="Calibri" w:hAnsi="Calibri" w:cs="Calibri"/>
          <w:bCs/>
          <w:i/>
        </w:rPr>
        <w:t xml:space="preserve"> </w:t>
      </w:r>
      <w:r>
        <w:rPr>
          <w:rFonts w:ascii="Calibri" w:hAnsi="Calibri" w:cs="Calibri"/>
          <w:bCs/>
          <w:i/>
        </w:rPr>
        <w:t>Processing</w:t>
      </w:r>
      <w:r w:rsidRPr="00F145F0">
        <w:rPr>
          <w:rFonts w:ascii="Calibri" w:hAnsi="Calibri" w:cs="Calibri"/>
          <w:bCs/>
          <w:i/>
        </w:rPr>
        <w:t xml:space="preserve">” </w:t>
      </w:r>
      <w:r w:rsidRPr="00F145F0">
        <w:rPr>
          <w:rFonts w:ascii="Calibri" w:hAnsi="Calibri" w:cs="Calibri"/>
        </w:rPr>
        <w:t>module category</w:t>
      </w:r>
      <w:r w:rsidRPr="00F145F0">
        <w:rPr>
          <w:rFonts w:ascii="Calibri" w:hAnsi="Calibri" w:cs="Calibri"/>
          <w:i/>
        </w:rPr>
        <w:t>.</w:t>
      </w:r>
      <w:r w:rsidRPr="00F145F0">
        <w:rPr>
          <w:rFonts w:ascii="Calibri" w:hAnsi="Calibri" w:cs="Calibri"/>
        </w:rPr>
        <w:t xml:space="preserve"> Add it to the pipeline by clicking the “</w:t>
      </w:r>
      <w:r w:rsidRPr="00F145F0">
        <w:rPr>
          <w:rFonts w:ascii="Calibri" w:hAnsi="Calibri" w:cs="Calibri"/>
          <w:bCs/>
        </w:rPr>
        <w:t>+ Add to Pipeline” button</w:t>
      </w:r>
      <w:r w:rsidRPr="00F145F0">
        <w:rPr>
          <w:rFonts w:ascii="Calibri" w:hAnsi="Calibri" w:cs="Calibri"/>
        </w:rPr>
        <w:t xml:space="preserve">. </w:t>
      </w:r>
    </w:p>
    <w:p w:rsidR="00581EBE" w:rsidRDefault="00581EBE" w:rsidP="00581EBE">
      <w:pPr>
        <w:pStyle w:val="Default"/>
        <w:numPr>
          <w:ilvl w:val="0"/>
          <w:numId w:val="6"/>
        </w:numPr>
        <w:spacing w:after="200" w:line="276" w:lineRule="auto"/>
        <w:ind w:left="360"/>
        <w:rPr>
          <w:rFonts w:ascii="Calibri" w:hAnsi="Calibri" w:cs="Calibri"/>
        </w:rPr>
      </w:pPr>
      <w:r>
        <w:rPr>
          <w:rFonts w:ascii="Calibri" w:hAnsi="Calibri" w:cs="Calibri"/>
        </w:rPr>
        <w:t xml:space="preserve">For the “Select a color scheme”, leave the setting at </w:t>
      </w:r>
      <w:r w:rsidR="00933B40">
        <w:rPr>
          <w:rFonts w:ascii="Calibri" w:hAnsi="Calibri" w:cs="Calibri"/>
        </w:rPr>
        <w:t>“</w:t>
      </w:r>
      <w:r>
        <w:rPr>
          <w:rFonts w:ascii="Calibri" w:hAnsi="Calibri" w:cs="Calibri"/>
        </w:rPr>
        <w:t>RGB</w:t>
      </w:r>
      <w:r w:rsidR="00933B40">
        <w:rPr>
          <w:rFonts w:ascii="Calibri" w:hAnsi="Calibri" w:cs="Calibri"/>
        </w:rPr>
        <w:t>”.</w:t>
      </w:r>
    </w:p>
    <w:p w:rsidR="00581EBE" w:rsidRDefault="00581EBE" w:rsidP="00581EBE">
      <w:pPr>
        <w:pStyle w:val="Default"/>
        <w:numPr>
          <w:ilvl w:val="0"/>
          <w:numId w:val="6"/>
        </w:numPr>
        <w:spacing w:after="200" w:line="276" w:lineRule="auto"/>
        <w:ind w:left="360"/>
        <w:rPr>
          <w:rFonts w:ascii="Calibri" w:hAnsi="Calibri" w:cs="Calibri"/>
        </w:rPr>
      </w:pPr>
      <w:r>
        <w:rPr>
          <w:rFonts w:ascii="Calibri" w:hAnsi="Calibri" w:cs="Calibri"/>
        </w:rPr>
        <w:t>For the channels</w:t>
      </w:r>
    </w:p>
    <w:p w:rsidR="00581EBE" w:rsidRDefault="00581EBE" w:rsidP="00581EBE">
      <w:pPr>
        <w:pStyle w:val="Default"/>
        <w:numPr>
          <w:ilvl w:val="1"/>
          <w:numId w:val="6"/>
        </w:numPr>
        <w:spacing w:after="200" w:line="276" w:lineRule="auto"/>
        <w:rPr>
          <w:rFonts w:ascii="Calibri" w:hAnsi="Calibri" w:cs="Calibri"/>
        </w:rPr>
      </w:pPr>
      <w:r>
        <w:rPr>
          <w:rFonts w:ascii="Calibri" w:hAnsi="Calibri" w:cs="Calibri"/>
        </w:rPr>
        <w:t>“Set the image to be colored red” set to “Leave this black”</w:t>
      </w:r>
      <w:r w:rsidR="00933B40">
        <w:rPr>
          <w:rFonts w:ascii="Calibri" w:hAnsi="Calibri" w:cs="Calibri"/>
        </w:rPr>
        <w:t>.</w:t>
      </w:r>
    </w:p>
    <w:p w:rsidR="00581EBE" w:rsidRDefault="00581EBE" w:rsidP="00581EBE">
      <w:pPr>
        <w:pStyle w:val="Default"/>
        <w:numPr>
          <w:ilvl w:val="1"/>
          <w:numId w:val="6"/>
        </w:numPr>
        <w:spacing w:after="200" w:line="276" w:lineRule="auto"/>
        <w:rPr>
          <w:rFonts w:ascii="Calibri" w:hAnsi="Calibri" w:cs="Calibri"/>
        </w:rPr>
      </w:pPr>
      <w:r>
        <w:rPr>
          <w:rFonts w:ascii="Calibri" w:hAnsi="Calibri" w:cs="Calibri"/>
        </w:rPr>
        <w:t xml:space="preserve">“Set the image to be colored </w:t>
      </w:r>
      <w:r>
        <w:rPr>
          <w:rFonts w:ascii="Calibri" w:hAnsi="Calibri" w:cs="Calibri"/>
        </w:rPr>
        <w:t>green</w:t>
      </w:r>
      <w:r>
        <w:rPr>
          <w:rFonts w:ascii="Calibri" w:hAnsi="Calibri" w:cs="Calibri"/>
        </w:rPr>
        <w:t>” set to “</w:t>
      </w:r>
      <w:proofErr w:type="spellStart"/>
      <w:r>
        <w:rPr>
          <w:rFonts w:ascii="Calibri" w:hAnsi="Calibri" w:cs="Calibri"/>
        </w:rPr>
        <w:t>rawGFP</w:t>
      </w:r>
      <w:proofErr w:type="spellEnd"/>
      <w:r>
        <w:rPr>
          <w:rFonts w:ascii="Calibri" w:hAnsi="Calibri" w:cs="Calibri"/>
        </w:rPr>
        <w:t>”</w:t>
      </w:r>
      <w:r w:rsidR="00933B40">
        <w:rPr>
          <w:rFonts w:ascii="Calibri" w:hAnsi="Calibri" w:cs="Calibri"/>
        </w:rPr>
        <w:t>.</w:t>
      </w:r>
    </w:p>
    <w:p w:rsidR="00581EBE" w:rsidRDefault="00581EBE" w:rsidP="00581EBE">
      <w:pPr>
        <w:pStyle w:val="Default"/>
        <w:numPr>
          <w:ilvl w:val="1"/>
          <w:numId w:val="6"/>
        </w:numPr>
        <w:spacing w:after="200" w:line="276" w:lineRule="auto"/>
        <w:rPr>
          <w:rFonts w:ascii="Calibri" w:hAnsi="Calibri" w:cs="Calibri"/>
        </w:rPr>
      </w:pPr>
      <w:r>
        <w:rPr>
          <w:rFonts w:ascii="Calibri" w:hAnsi="Calibri" w:cs="Calibri"/>
        </w:rPr>
        <w:t>“</w:t>
      </w:r>
      <w:r>
        <w:rPr>
          <w:rFonts w:ascii="Calibri" w:hAnsi="Calibri" w:cs="Calibri"/>
        </w:rPr>
        <w:t>Set the image to be colored blue</w:t>
      </w:r>
      <w:r>
        <w:rPr>
          <w:rFonts w:ascii="Calibri" w:hAnsi="Calibri" w:cs="Calibri"/>
        </w:rPr>
        <w:t>” set to “</w:t>
      </w:r>
      <w:proofErr w:type="spellStart"/>
      <w:r>
        <w:rPr>
          <w:rFonts w:ascii="Calibri" w:hAnsi="Calibri" w:cs="Calibri"/>
        </w:rPr>
        <w:t>rawDNA</w:t>
      </w:r>
      <w:proofErr w:type="spellEnd"/>
      <w:r>
        <w:rPr>
          <w:rFonts w:ascii="Calibri" w:hAnsi="Calibri" w:cs="Calibri"/>
        </w:rPr>
        <w:t>”</w:t>
      </w:r>
      <w:r w:rsidR="00933B40">
        <w:rPr>
          <w:rFonts w:ascii="Calibri" w:hAnsi="Calibri" w:cs="Calibri"/>
        </w:rPr>
        <w:t>.</w:t>
      </w:r>
    </w:p>
    <w:p w:rsidR="00581EBE" w:rsidRDefault="00581EBE" w:rsidP="00581EBE">
      <w:pPr>
        <w:pStyle w:val="Default"/>
        <w:numPr>
          <w:ilvl w:val="0"/>
          <w:numId w:val="6"/>
        </w:numPr>
        <w:spacing w:after="200" w:line="276" w:lineRule="auto"/>
        <w:rPr>
          <w:rFonts w:ascii="Calibri" w:hAnsi="Calibri" w:cs="Calibri"/>
        </w:rPr>
      </w:pPr>
      <w:r>
        <w:rPr>
          <w:rFonts w:ascii="Calibri" w:hAnsi="Calibri" w:cs="Calibri"/>
        </w:rPr>
        <w:t>“Name the output image” can be set to “</w:t>
      </w:r>
      <w:proofErr w:type="spellStart"/>
      <w:r>
        <w:rPr>
          <w:rFonts w:ascii="Calibri" w:hAnsi="Calibri" w:cs="Calibri"/>
        </w:rPr>
        <w:t>GFPandDNA</w:t>
      </w:r>
      <w:proofErr w:type="spellEnd"/>
      <w:proofErr w:type="gramStart"/>
      <w:r>
        <w:rPr>
          <w:rFonts w:ascii="Calibri" w:hAnsi="Calibri" w:cs="Calibri"/>
        </w:rPr>
        <w:t xml:space="preserve">” </w:t>
      </w:r>
      <w:r w:rsidR="00933B40">
        <w:rPr>
          <w:rFonts w:ascii="Calibri" w:hAnsi="Calibri" w:cs="Calibri"/>
        </w:rPr>
        <w:t>.</w:t>
      </w:r>
      <w:proofErr w:type="gramEnd"/>
    </w:p>
    <w:p w:rsidR="00581EBE" w:rsidRDefault="00581EBE" w:rsidP="00581EBE">
      <w:pPr>
        <w:pStyle w:val="Default"/>
        <w:numPr>
          <w:ilvl w:val="0"/>
          <w:numId w:val="6"/>
        </w:numPr>
        <w:spacing w:after="200" w:line="276" w:lineRule="auto"/>
        <w:rPr>
          <w:rFonts w:ascii="Calibri" w:hAnsi="Calibri" w:cs="Calibri"/>
        </w:rPr>
      </w:pPr>
      <w:r>
        <w:rPr>
          <w:rFonts w:ascii="Calibri" w:hAnsi="Calibri" w:cs="Calibri"/>
        </w:rPr>
        <w:t xml:space="preserve">“Relative </w:t>
      </w:r>
      <w:proofErr w:type="spellStart"/>
      <w:r>
        <w:rPr>
          <w:rFonts w:ascii="Calibri" w:hAnsi="Calibri" w:cs="Calibri"/>
        </w:rPr>
        <w:t>weight”s</w:t>
      </w:r>
      <w:proofErr w:type="spellEnd"/>
      <w:r>
        <w:rPr>
          <w:rFonts w:ascii="Calibri" w:hAnsi="Calibri" w:cs="Calibri"/>
        </w:rPr>
        <w:t xml:space="preserve"> for each of the channels can be left at 1</w:t>
      </w:r>
      <w:r w:rsidR="00933B40">
        <w:rPr>
          <w:rFonts w:ascii="Calibri" w:hAnsi="Calibri" w:cs="Calibri"/>
        </w:rPr>
        <w:t>.</w:t>
      </w:r>
    </w:p>
    <w:p w:rsidR="00581EBE" w:rsidRPr="00581EBE" w:rsidRDefault="00581EBE" w:rsidP="00581EBE">
      <w:pPr>
        <w:pStyle w:val="Default"/>
        <w:spacing w:after="200" w:line="276" w:lineRule="auto"/>
        <w:rPr>
          <w:rFonts w:ascii="Calibri" w:hAnsi="Calibri" w:cs="Calibri"/>
        </w:rPr>
      </w:pPr>
      <w:r>
        <w:rPr>
          <w:rFonts w:ascii="Calibri" w:hAnsi="Calibri" w:cs="Calibri"/>
          <w:b/>
        </w:rPr>
        <w:t>Overlaying the outlines onto the color image</w:t>
      </w:r>
      <w:r>
        <w:rPr>
          <w:rFonts w:ascii="Calibri" w:hAnsi="Calibri" w:cs="Calibri"/>
          <w:b/>
        </w:rPr>
        <w:t>:</w:t>
      </w:r>
      <w:r>
        <w:rPr>
          <w:rFonts w:ascii="Calibri" w:hAnsi="Calibri" w:cs="Calibri"/>
        </w:rPr>
        <w:t xml:space="preserve"> This module will overlay the outlines of your identified objects onto the color image.  You may choose whatever color you like to show the outlines, but you may find it easiest to use something that contrasts with your color image.  You may also overlay outlines on a graysc</w:t>
      </w:r>
      <w:r w:rsidR="008B2E3B">
        <w:rPr>
          <w:rFonts w:ascii="Calibri" w:hAnsi="Calibri" w:cs="Calibri"/>
        </w:rPr>
        <w:t xml:space="preserve">ale image; if you have many types of objects and/or more than 3 channels it is often easier to overlay the objects for each channel onto that channel’s grayscale image and simply view them one at a time.   </w:t>
      </w:r>
    </w:p>
    <w:p w:rsidR="00581EBE" w:rsidRDefault="00581EBE" w:rsidP="00581EBE">
      <w:pPr>
        <w:pStyle w:val="Default"/>
        <w:numPr>
          <w:ilvl w:val="0"/>
          <w:numId w:val="6"/>
        </w:numPr>
        <w:spacing w:after="200" w:line="276" w:lineRule="auto"/>
        <w:ind w:left="360"/>
        <w:rPr>
          <w:rFonts w:ascii="Calibri" w:hAnsi="Calibri" w:cs="Calibri"/>
        </w:rPr>
      </w:pPr>
      <w:r w:rsidRPr="00F145F0">
        <w:rPr>
          <w:rFonts w:ascii="Calibri" w:hAnsi="Calibri" w:cs="Calibri"/>
        </w:rPr>
        <w:t xml:space="preserve">Click on the </w:t>
      </w:r>
      <w:r>
        <w:rPr>
          <w:rFonts w:ascii="Calibri" w:hAnsi="Calibri" w:cs="Calibri"/>
          <w:noProof/>
        </w:rPr>
        <w:drawing>
          <wp:inline distT="0" distB="0" distL="0" distR="0" wp14:anchorId="11FFA7C0" wp14:editId="17D32E92">
            <wp:extent cx="197485" cy="153670"/>
            <wp:effectExtent l="0" t="0" r="0" b="0"/>
            <wp:docPr id="4" name="Picture 15" descr="module_a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odule_ad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7485" cy="153670"/>
                    </a:xfrm>
                    <a:prstGeom prst="rect">
                      <a:avLst/>
                    </a:prstGeom>
                    <a:noFill/>
                    <a:ln>
                      <a:noFill/>
                    </a:ln>
                  </pic:spPr>
                </pic:pic>
              </a:graphicData>
            </a:graphic>
          </wp:inline>
        </w:drawing>
      </w:r>
      <w:r w:rsidRPr="00F145F0">
        <w:rPr>
          <w:rFonts w:ascii="Calibri" w:hAnsi="Calibri" w:cs="Calibri"/>
        </w:rPr>
        <w:t xml:space="preserve"> button and add the module </w:t>
      </w:r>
      <w:proofErr w:type="spellStart"/>
      <w:r>
        <w:rPr>
          <w:rFonts w:ascii="Calibri" w:hAnsi="Calibri" w:cs="Calibri"/>
          <w:i/>
        </w:rPr>
        <w:t>OverlayOutlines</w:t>
      </w:r>
      <w:proofErr w:type="spellEnd"/>
      <w:r w:rsidRPr="00F145F0">
        <w:rPr>
          <w:rFonts w:ascii="Calibri" w:hAnsi="Calibri" w:cs="Calibri"/>
        </w:rPr>
        <w:t xml:space="preserve"> located under the </w:t>
      </w:r>
      <w:r w:rsidRPr="00F145F0">
        <w:rPr>
          <w:rFonts w:ascii="Calibri" w:hAnsi="Calibri" w:cs="Calibri"/>
          <w:i/>
        </w:rPr>
        <w:t>“</w:t>
      </w:r>
      <w:r>
        <w:rPr>
          <w:rFonts w:ascii="Calibri" w:hAnsi="Calibri" w:cs="Calibri"/>
          <w:bCs/>
          <w:i/>
        </w:rPr>
        <w:t>Image</w:t>
      </w:r>
      <w:r w:rsidR="005076F3">
        <w:rPr>
          <w:rFonts w:ascii="Calibri" w:hAnsi="Calibri" w:cs="Calibri"/>
          <w:bCs/>
          <w:i/>
        </w:rPr>
        <w:t xml:space="preserve"> </w:t>
      </w:r>
      <w:r>
        <w:rPr>
          <w:rFonts w:ascii="Calibri" w:hAnsi="Calibri" w:cs="Calibri"/>
          <w:bCs/>
          <w:i/>
        </w:rPr>
        <w:t>Processing</w:t>
      </w:r>
      <w:r w:rsidRPr="00F145F0">
        <w:rPr>
          <w:rFonts w:ascii="Calibri" w:hAnsi="Calibri" w:cs="Calibri"/>
          <w:bCs/>
          <w:i/>
        </w:rPr>
        <w:t xml:space="preserve">” </w:t>
      </w:r>
      <w:r w:rsidRPr="00F145F0">
        <w:rPr>
          <w:rFonts w:ascii="Calibri" w:hAnsi="Calibri" w:cs="Calibri"/>
        </w:rPr>
        <w:t>module category</w:t>
      </w:r>
      <w:r w:rsidRPr="00F145F0">
        <w:rPr>
          <w:rFonts w:ascii="Calibri" w:hAnsi="Calibri" w:cs="Calibri"/>
          <w:i/>
        </w:rPr>
        <w:t>.</w:t>
      </w:r>
      <w:r w:rsidRPr="00F145F0">
        <w:rPr>
          <w:rFonts w:ascii="Calibri" w:hAnsi="Calibri" w:cs="Calibri"/>
        </w:rPr>
        <w:t xml:space="preserve"> Add it to the pipeline by clicking the “</w:t>
      </w:r>
      <w:r w:rsidRPr="00F145F0">
        <w:rPr>
          <w:rFonts w:ascii="Calibri" w:hAnsi="Calibri" w:cs="Calibri"/>
          <w:bCs/>
        </w:rPr>
        <w:t>+ Add to Pipeline” button</w:t>
      </w:r>
      <w:r w:rsidRPr="00F145F0">
        <w:rPr>
          <w:rFonts w:ascii="Calibri" w:hAnsi="Calibri" w:cs="Calibri"/>
        </w:rPr>
        <w:t xml:space="preserve">. </w:t>
      </w:r>
    </w:p>
    <w:p w:rsidR="008B2E3B" w:rsidRDefault="008B2E3B" w:rsidP="00581EBE">
      <w:pPr>
        <w:pStyle w:val="Default"/>
        <w:numPr>
          <w:ilvl w:val="0"/>
          <w:numId w:val="6"/>
        </w:numPr>
        <w:spacing w:after="200" w:line="276" w:lineRule="auto"/>
        <w:ind w:left="360"/>
        <w:rPr>
          <w:rFonts w:ascii="Calibri" w:hAnsi="Calibri" w:cs="Calibri"/>
        </w:rPr>
      </w:pPr>
      <w:r>
        <w:rPr>
          <w:rFonts w:ascii="Calibri" w:hAnsi="Calibri" w:cs="Calibri"/>
        </w:rPr>
        <w:t>“Display outlines on a blank image” should be set to “No”</w:t>
      </w:r>
      <w:r w:rsidR="00933B40">
        <w:rPr>
          <w:rFonts w:ascii="Calibri" w:hAnsi="Calibri" w:cs="Calibri"/>
        </w:rPr>
        <w:t>.</w:t>
      </w:r>
    </w:p>
    <w:p w:rsidR="008B2E3B" w:rsidRDefault="008B2E3B" w:rsidP="00581EBE">
      <w:pPr>
        <w:pStyle w:val="Default"/>
        <w:numPr>
          <w:ilvl w:val="0"/>
          <w:numId w:val="6"/>
        </w:numPr>
        <w:spacing w:after="200" w:line="276" w:lineRule="auto"/>
        <w:ind w:left="360"/>
        <w:rPr>
          <w:rFonts w:ascii="Calibri" w:hAnsi="Calibri" w:cs="Calibri"/>
        </w:rPr>
      </w:pPr>
      <w:r>
        <w:rPr>
          <w:rFonts w:ascii="Calibri" w:hAnsi="Calibri" w:cs="Calibri"/>
        </w:rPr>
        <w:t>The “Select image on which to display outlines” should be set to the “</w:t>
      </w:r>
      <w:proofErr w:type="spellStart"/>
      <w:r>
        <w:rPr>
          <w:rFonts w:ascii="Calibri" w:hAnsi="Calibri" w:cs="Calibri"/>
        </w:rPr>
        <w:t>GFPandDNA</w:t>
      </w:r>
      <w:proofErr w:type="spellEnd"/>
      <w:r>
        <w:rPr>
          <w:rFonts w:ascii="Calibri" w:hAnsi="Calibri" w:cs="Calibri"/>
        </w:rPr>
        <w:t>” image we created in the last step.</w:t>
      </w:r>
    </w:p>
    <w:p w:rsidR="008B2E3B" w:rsidRDefault="008B2E3B" w:rsidP="00581EBE">
      <w:pPr>
        <w:pStyle w:val="Default"/>
        <w:numPr>
          <w:ilvl w:val="0"/>
          <w:numId w:val="6"/>
        </w:numPr>
        <w:spacing w:after="200" w:line="276" w:lineRule="auto"/>
        <w:ind w:left="360"/>
        <w:rPr>
          <w:rFonts w:ascii="Calibri" w:hAnsi="Calibri" w:cs="Calibri"/>
        </w:rPr>
      </w:pPr>
      <w:r>
        <w:rPr>
          <w:rFonts w:ascii="Calibri" w:hAnsi="Calibri" w:cs="Calibri"/>
        </w:rPr>
        <w:t>“Name the output image” can be set to “</w:t>
      </w:r>
      <w:proofErr w:type="spellStart"/>
      <w:r>
        <w:rPr>
          <w:rFonts w:ascii="Calibri" w:hAnsi="Calibri" w:cs="Calibri"/>
        </w:rPr>
        <w:t>CellAndNucleiOverlay</w:t>
      </w:r>
      <w:proofErr w:type="spellEnd"/>
      <w:r>
        <w:rPr>
          <w:rFonts w:ascii="Calibri" w:hAnsi="Calibri" w:cs="Calibri"/>
        </w:rPr>
        <w:t>” or some other descriptive name.</w:t>
      </w:r>
    </w:p>
    <w:p w:rsidR="008B2E3B" w:rsidRDefault="008B2E3B" w:rsidP="00581EBE">
      <w:pPr>
        <w:pStyle w:val="Default"/>
        <w:numPr>
          <w:ilvl w:val="0"/>
          <w:numId w:val="6"/>
        </w:numPr>
        <w:spacing w:after="200" w:line="276" w:lineRule="auto"/>
        <w:ind w:left="360"/>
        <w:rPr>
          <w:rFonts w:ascii="Calibri" w:hAnsi="Calibri" w:cs="Calibri"/>
        </w:rPr>
      </w:pPr>
      <w:r>
        <w:rPr>
          <w:rFonts w:ascii="Calibri" w:hAnsi="Calibri" w:cs="Calibri"/>
        </w:rPr>
        <w:t>The “Outline display mode” dropdown menu should be left at “Color”</w:t>
      </w:r>
      <w:r w:rsidR="00933B40">
        <w:rPr>
          <w:rFonts w:ascii="Calibri" w:hAnsi="Calibri" w:cs="Calibri"/>
        </w:rPr>
        <w:t>.</w:t>
      </w:r>
    </w:p>
    <w:p w:rsidR="008B2E3B" w:rsidRDefault="008B2E3B" w:rsidP="00581EBE">
      <w:pPr>
        <w:pStyle w:val="Default"/>
        <w:numPr>
          <w:ilvl w:val="0"/>
          <w:numId w:val="6"/>
        </w:numPr>
        <w:spacing w:after="200" w:line="276" w:lineRule="auto"/>
        <w:ind w:left="360"/>
        <w:rPr>
          <w:rFonts w:ascii="Calibri" w:hAnsi="Calibri" w:cs="Calibri"/>
        </w:rPr>
      </w:pPr>
      <w:r>
        <w:rPr>
          <w:rFonts w:ascii="Calibri" w:hAnsi="Calibri" w:cs="Calibri"/>
        </w:rPr>
        <w:t>“Width of outlines” can be left at the 1 {pixel} default</w:t>
      </w:r>
      <w:r w:rsidR="00933B40">
        <w:rPr>
          <w:rFonts w:ascii="Calibri" w:hAnsi="Calibri" w:cs="Calibri"/>
        </w:rPr>
        <w:t>.</w:t>
      </w:r>
    </w:p>
    <w:p w:rsidR="008B2E3B" w:rsidRDefault="008B2E3B" w:rsidP="00581EBE">
      <w:pPr>
        <w:pStyle w:val="Default"/>
        <w:numPr>
          <w:ilvl w:val="0"/>
          <w:numId w:val="6"/>
        </w:numPr>
        <w:spacing w:after="200" w:line="276" w:lineRule="auto"/>
        <w:ind w:left="360"/>
        <w:rPr>
          <w:rFonts w:ascii="Calibri" w:hAnsi="Calibri" w:cs="Calibri"/>
        </w:rPr>
      </w:pPr>
      <w:r>
        <w:rPr>
          <w:rFonts w:ascii="Calibri" w:hAnsi="Calibri" w:cs="Calibri"/>
        </w:rPr>
        <w:t>Set “Load outlines from an image or objects?” to “Objects”</w:t>
      </w:r>
      <w:r w:rsidR="00933B40">
        <w:rPr>
          <w:rFonts w:ascii="Calibri" w:hAnsi="Calibri" w:cs="Calibri"/>
        </w:rPr>
        <w:t>.</w:t>
      </w:r>
    </w:p>
    <w:p w:rsidR="008B2E3B" w:rsidRDefault="008B2E3B" w:rsidP="008B2E3B">
      <w:pPr>
        <w:pStyle w:val="Default"/>
        <w:numPr>
          <w:ilvl w:val="0"/>
          <w:numId w:val="6"/>
        </w:numPr>
        <w:spacing w:after="200" w:line="276" w:lineRule="auto"/>
        <w:ind w:left="360"/>
        <w:rPr>
          <w:rFonts w:ascii="Calibri" w:hAnsi="Calibri" w:cs="Calibri"/>
        </w:rPr>
      </w:pPr>
      <w:r>
        <w:rPr>
          <w:rFonts w:ascii="Calibri" w:hAnsi="Calibri" w:cs="Calibri"/>
        </w:rPr>
        <w:t>“Select outline color” can be left as red or set to some other contrasting color</w:t>
      </w:r>
      <w:r w:rsidR="00933B40">
        <w:rPr>
          <w:rFonts w:ascii="Calibri" w:hAnsi="Calibri" w:cs="Calibri"/>
        </w:rPr>
        <w:t>.</w:t>
      </w:r>
    </w:p>
    <w:p w:rsidR="008B2E3B" w:rsidRDefault="008B2E3B" w:rsidP="008B2E3B">
      <w:pPr>
        <w:pStyle w:val="Default"/>
        <w:numPr>
          <w:ilvl w:val="0"/>
          <w:numId w:val="6"/>
        </w:numPr>
        <w:spacing w:after="200" w:line="276" w:lineRule="auto"/>
        <w:ind w:left="360"/>
        <w:rPr>
          <w:rFonts w:ascii="Calibri" w:hAnsi="Calibri" w:cs="Calibri"/>
        </w:rPr>
      </w:pPr>
      <w:r>
        <w:rPr>
          <w:rFonts w:ascii="Calibri" w:hAnsi="Calibri" w:cs="Calibri"/>
        </w:rPr>
        <w:t>For “Select objects to display” select “Nuclei” from the dropdown menu.</w:t>
      </w:r>
    </w:p>
    <w:p w:rsidR="008B2E3B" w:rsidRPr="008B2E3B" w:rsidRDefault="008B2E3B" w:rsidP="008B2E3B">
      <w:pPr>
        <w:pStyle w:val="Default"/>
        <w:numPr>
          <w:ilvl w:val="0"/>
          <w:numId w:val="6"/>
        </w:numPr>
        <w:spacing w:after="200" w:line="276" w:lineRule="auto"/>
        <w:ind w:left="360"/>
        <w:rPr>
          <w:rFonts w:ascii="Calibri" w:hAnsi="Calibri" w:cs="Calibri"/>
        </w:rPr>
      </w:pPr>
      <w:r>
        <w:rPr>
          <w:rFonts w:ascii="Calibri" w:hAnsi="Calibri" w:cs="Calibri"/>
        </w:rPr>
        <w:t>Click the “Add another outline” button, then repeat the previous 3 steps for “Cells”; you should select a different color for the outlines</w:t>
      </w:r>
      <w:r w:rsidR="00933B40">
        <w:rPr>
          <w:rFonts w:ascii="Calibri" w:hAnsi="Calibri" w:cs="Calibri"/>
        </w:rPr>
        <w:t>.</w:t>
      </w:r>
    </w:p>
    <w:p w:rsidR="005076F3" w:rsidRPr="00581EBE" w:rsidRDefault="005076F3" w:rsidP="005076F3">
      <w:pPr>
        <w:pStyle w:val="Default"/>
        <w:spacing w:after="200" w:line="276" w:lineRule="auto"/>
        <w:rPr>
          <w:rFonts w:ascii="Calibri" w:hAnsi="Calibri" w:cs="Calibri"/>
        </w:rPr>
      </w:pPr>
      <w:r>
        <w:rPr>
          <w:rFonts w:ascii="Calibri" w:hAnsi="Calibri" w:cs="Calibri"/>
          <w:b/>
        </w:rPr>
        <w:t>Saving the overlay</w:t>
      </w:r>
      <w:r>
        <w:rPr>
          <w:rFonts w:ascii="Calibri" w:hAnsi="Calibri" w:cs="Calibri"/>
          <w:b/>
        </w:rPr>
        <w:t xml:space="preserve"> image:</w:t>
      </w:r>
      <w:r>
        <w:rPr>
          <w:rFonts w:ascii="Calibri" w:hAnsi="Calibri" w:cs="Calibri"/>
        </w:rPr>
        <w:t xml:space="preserve"> </w:t>
      </w:r>
      <w:r w:rsidR="00933B40">
        <w:rPr>
          <w:rFonts w:ascii="Calibri" w:hAnsi="Calibri" w:cs="Calibri"/>
        </w:rPr>
        <w:t xml:space="preserve">The </w:t>
      </w:r>
      <w:proofErr w:type="spellStart"/>
      <w:r w:rsidR="00933B40">
        <w:rPr>
          <w:rFonts w:ascii="Calibri" w:hAnsi="Calibri" w:cs="Calibri"/>
        </w:rPr>
        <w:t>SaveImages</w:t>
      </w:r>
      <w:proofErr w:type="spellEnd"/>
      <w:r w:rsidR="00933B40">
        <w:rPr>
          <w:rFonts w:ascii="Calibri" w:hAnsi="Calibri" w:cs="Calibri"/>
        </w:rPr>
        <w:t xml:space="preserve"> module can be used to either save images generated in any step of the pipeline or masks of the objects created.  Here we will save the images to the </w:t>
      </w:r>
      <w:proofErr w:type="spellStart"/>
      <w:r w:rsidR="00933B40">
        <w:rPr>
          <w:rFonts w:ascii="Calibri" w:hAnsi="Calibri" w:cs="Calibri"/>
        </w:rPr>
        <w:t>DefaultOutput</w:t>
      </w:r>
      <w:proofErr w:type="spellEnd"/>
      <w:r w:rsidR="00933B40">
        <w:rPr>
          <w:rFonts w:ascii="Calibri" w:hAnsi="Calibri" w:cs="Calibri"/>
        </w:rPr>
        <w:t xml:space="preserve"> folder, but you can specify any other location, and additionally create subfolders based on the extracted metadata if you like.</w:t>
      </w:r>
      <w:r>
        <w:rPr>
          <w:rFonts w:ascii="Calibri" w:hAnsi="Calibri" w:cs="Calibri"/>
        </w:rPr>
        <w:t xml:space="preserve">   </w:t>
      </w:r>
    </w:p>
    <w:p w:rsidR="005076F3" w:rsidRDefault="005076F3" w:rsidP="005076F3">
      <w:pPr>
        <w:pStyle w:val="Default"/>
        <w:numPr>
          <w:ilvl w:val="0"/>
          <w:numId w:val="6"/>
        </w:numPr>
        <w:spacing w:after="200" w:line="276" w:lineRule="auto"/>
        <w:ind w:left="360"/>
        <w:rPr>
          <w:rFonts w:ascii="Calibri" w:hAnsi="Calibri" w:cs="Calibri"/>
        </w:rPr>
      </w:pPr>
      <w:r w:rsidRPr="00F145F0">
        <w:rPr>
          <w:rFonts w:ascii="Calibri" w:hAnsi="Calibri" w:cs="Calibri"/>
        </w:rPr>
        <w:t xml:space="preserve">Click on the </w:t>
      </w:r>
      <w:r>
        <w:rPr>
          <w:rFonts w:ascii="Calibri" w:hAnsi="Calibri" w:cs="Calibri"/>
          <w:noProof/>
        </w:rPr>
        <w:drawing>
          <wp:inline distT="0" distB="0" distL="0" distR="0" wp14:anchorId="394B9C29" wp14:editId="24B29C0D">
            <wp:extent cx="197485" cy="153670"/>
            <wp:effectExtent l="0" t="0" r="0" b="0"/>
            <wp:docPr id="5" name="Picture 15" descr="module_a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odule_ad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7485" cy="153670"/>
                    </a:xfrm>
                    <a:prstGeom prst="rect">
                      <a:avLst/>
                    </a:prstGeom>
                    <a:noFill/>
                    <a:ln>
                      <a:noFill/>
                    </a:ln>
                  </pic:spPr>
                </pic:pic>
              </a:graphicData>
            </a:graphic>
          </wp:inline>
        </w:drawing>
      </w:r>
      <w:r w:rsidRPr="00F145F0">
        <w:rPr>
          <w:rFonts w:ascii="Calibri" w:hAnsi="Calibri" w:cs="Calibri"/>
        </w:rPr>
        <w:t xml:space="preserve"> button and add the module </w:t>
      </w:r>
      <w:proofErr w:type="spellStart"/>
      <w:r>
        <w:rPr>
          <w:rFonts w:ascii="Calibri" w:hAnsi="Calibri" w:cs="Calibri"/>
          <w:i/>
        </w:rPr>
        <w:t>SaveImages</w:t>
      </w:r>
      <w:proofErr w:type="spellEnd"/>
      <w:r w:rsidRPr="00F145F0">
        <w:rPr>
          <w:rFonts w:ascii="Calibri" w:hAnsi="Calibri" w:cs="Calibri"/>
        </w:rPr>
        <w:t xml:space="preserve"> located under the </w:t>
      </w:r>
      <w:r w:rsidRPr="00F145F0">
        <w:rPr>
          <w:rFonts w:ascii="Calibri" w:hAnsi="Calibri" w:cs="Calibri"/>
          <w:i/>
        </w:rPr>
        <w:t>“</w:t>
      </w:r>
      <w:r>
        <w:rPr>
          <w:rFonts w:ascii="Calibri" w:hAnsi="Calibri" w:cs="Calibri"/>
          <w:bCs/>
          <w:i/>
        </w:rPr>
        <w:t>File processing</w:t>
      </w:r>
      <w:r w:rsidRPr="00F145F0">
        <w:rPr>
          <w:rFonts w:ascii="Calibri" w:hAnsi="Calibri" w:cs="Calibri"/>
          <w:bCs/>
          <w:i/>
        </w:rPr>
        <w:t xml:space="preserve">” </w:t>
      </w:r>
      <w:r w:rsidRPr="00F145F0">
        <w:rPr>
          <w:rFonts w:ascii="Calibri" w:hAnsi="Calibri" w:cs="Calibri"/>
        </w:rPr>
        <w:t>module category</w:t>
      </w:r>
      <w:r w:rsidRPr="00F145F0">
        <w:rPr>
          <w:rFonts w:ascii="Calibri" w:hAnsi="Calibri" w:cs="Calibri"/>
          <w:i/>
        </w:rPr>
        <w:t>.</w:t>
      </w:r>
      <w:r w:rsidRPr="00F145F0">
        <w:rPr>
          <w:rFonts w:ascii="Calibri" w:hAnsi="Calibri" w:cs="Calibri"/>
        </w:rPr>
        <w:t xml:space="preserve"> Add it to the pipeline by clicking the “</w:t>
      </w:r>
      <w:r w:rsidRPr="00F145F0">
        <w:rPr>
          <w:rFonts w:ascii="Calibri" w:hAnsi="Calibri" w:cs="Calibri"/>
          <w:bCs/>
        </w:rPr>
        <w:t>+ Add to Pipeline” button</w:t>
      </w:r>
      <w:r w:rsidRPr="00F145F0">
        <w:rPr>
          <w:rFonts w:ascii="Calibri" w:hAnsi="Calibri" w:cs="Calibri"/>
        </w:rPr>
        <w:t xml:space="preserve">. </w:t>
      </w:r>
    </w:p>
    <w:p w:rsidR="00933B40" w:rsidRDefault="00933B40" w:rsidP="005076F3">
      <w:pPr>
        <w:pStyle w:val="Default"/>
        <w:numPr>
          <w:ilvl w:val="0"/>
          <w:numId w:val="6"/>
        </w:numPr>
        <w:spacing w:after="200" w:line="276" w:lineRule="auto"/>
        <w:ind w:left="360"/>
        <w:rPr>
          <w:rFonts w:ascii="Calibri" w:hAnsi="Calibri" w:cs="Calibri"/>
        </w:rPr>
      </w:pPr>
      <w:r>
        <w:rPr>
          <w:rFonts w:ascii="Calibri" w:hAnsi="Calibri" w:cs="Calibri"/>
        </w:rPr>
        <w:t>For “Select the type of image to save”, select “Image”.</w:t>
      </w:r>
    </w:p>
    <w:p w:rsidR="00933B40" w:rsidRDefault="00933B40" w:rsidP="005076F3">
      <w:pPr>
        <w:pStyle w:val="Default"/>
        <w:numPr>
          <w:ilvl w:val="0"/>
          <w:numId w:val="6"/>
        </w:numPr>
        <w:spacing w:after="200" w:line="276" w:lineRule="auto"/>
        <w:ind w:left="360"/>
        <w:rPr>
          <w:rFonts w:ascii="Calibri" w:hAnsi="Calibri" w:cs="Calibri"/>
        </w:rPr>
      </w:pPr>
      <w:r>
        <w:rPr>
          <w:rFonts w:ascii="Calibri" w:hAnsi="Calibri" w:cs="Calibri"/>
        </w:rPr>
        <w:t>For “Select the image to save”, select your “</w:t>
      </w:r>
      <w:proofErr w:type="spellStart"/>
      <w:r>
        <w:rPr>
          <w:rFonts w:ascii="Calibri" w:hAnsi="Calibri" w:cs="Calibri"/>
        </w:rPr>
        <w:t>CellAndNucleiOverlay</w:t>
      </w:r>
      <w:proofErr w:type="spellEnd"/>
      <w:r>
        <w:rPr>
          <w:rFonts w:ascii="Calibri" w:hAnsi="Calibri" w:cs="Calibri"/>
        </w:rPr>
        <w:t>” image you just created.</w:t>
      </w:r>
    </w:p>
    <w:p w:rsidR="00933B40" w:rsidRDefault="00933B40" w:rsidP="005076F3">
      <w:pPr>
        <w:pStyle w:val="Default"/>
        <w:numPr>
          <w:ilvl w:val="0"/>
          <w:numId w:val="6"/>
        </w:numPr>
        <w:spacing w:after="200" w:line="276" w:lineRule="auto"/>
        <w:ind w:left="360"/>
        <w:rPr>
          <w:rFonts w:ascii="Calibri" w:hAnsi="Calibri" w:cs="Calibri"/>
        </w:rPr>
      </w:pPr>
      <w:r>
        <w:rPr>
          <w:rFonts w:ascii="Calibri" w:hAnsi="Calibri" w:cs="Calibri"/>
        </w:rPr>
        <w:t>For “Select method for constructing file names”, keep it set at “From image filename”.</w:t>
      </w:r>
    </w:p>
    <w:p w:rsidR="00581EBE" w:rsidRDefault="00933B40" w:rsidP="00581EBE">
      <w:pPr>
        <w:pStyle w:val="Default"/>
        <w:numPr>
          <w:ilvl w:val="0"/>
          <w:numId w:val="6"/>
        </w:numPr>
        <w:spacing w:after="200" w:line="276" w:lineRule="auto"/>
        <w:ind w:left="360"/>
        <w:rPr>
          <w:rFonts w:ascii="Calibri" w:hAnsi="Calibri" w:cs="Calibri"/>
        </w:rPr>
      </w:pPr>
      <w:r w:rsidRPr="00933B40">
        <w:rPr>
          <w:rFonts w:ascii="Calibri" w:hAnsi="Calibri" w:cs="Calibri"/>
        </w:rPr>
        <w:t xml:space="preserve">For “Select image name for file prefix”, </w:t>
      </w:r>
      <w:r>
        <w:rPr>
          <w:rFonts w:ascii="Calibri" w:hAnsi="Calibri" w:cs="Calibri"/>
        </w:rPr>
        <w:t>select the “</w:t>
      </w:r>
      <w:proofErr w:type="spellStart"/>
      <w:r>
        <w:rPr>
          <w:rFonts w:ascii="Calibri" w:hAnsi="Calibri" w:cs="Calibri"/>
        </w:rPr>
        <w:t>rawGFP</w:t>
      </w:r>
      <w:proofErr w:type="spellEnd"/>
      <w:r>
        <w:rPr>
          <w:rFonts w:ascii="Calibri" w:hAnsi="Calibri" w:cs="Calibri"/>
        </w:rPr>
        <w:t>” image.</w:t>
      </w:r>
    </w:p>
    <w:p w:rsidR="00933B40" w:rsidRDefault="00933B40" w:rsidP="00581EBE">
      <w:pPr>
        <w:pStyle w:val="Default"/>
        <w:numPr>
          <w:ilvl w:val="0"/>
          <w:numId w:val="6"/>
        </w:numPr>
        <w:spacing w:after="200" w:line="276" w:lineRule="auto"/>
        <w:ind w:left="360"/>
        <w:rPr>
          <w:rFonts w:ascii="Calibri" w:hAnsi="Calibri" w:cs="Calibri"/>
        </w:rPr>
      </w:pPr>
      <w:r>
        <w:rPr>
          <w:rFonts w:ascii="Calibri" w:hAnsi="Calibri" w:cs="Calibri"/>
        </w:rPr>
        <w:t>Change the “Append a suffix to the image file name?” radio buttons to “Yes”.</w:t>
      </w:r>
    </w:p>
    <w:p w:rsidR="00933B40" w:rsidRDefault="00933B40" w:rsidP="00581EBE">
      <w:pPr>
        <w:pStyle w:val="Default"/>
        <w:numPr>
          <w:ilvl w:val="0"/>
          <w:numId w:val="6"/>
        </w:numPr>
        <w:spacing w:after="200" w:line="276" w:lineRule="auto"/>
        <w:ind w:left="360"/>
        <w:rPr>
          <w:rFonts w:ascii="Calibri" w:hAnsi="Calibri" w:cs="Calibri"/>
        </w:rPr>
      </w:pPr>
      <w:r>
        <w:rPr>
          <w:rFonts w:ascii="Calibri" w:hAnsi="Calibri" w:cs="Calibri"/>
        </w:rPr>
        <w:t xml:space="preserve">Give the “Text to append to the image name” a descriptive name; “_Overlay” is appropriate.  </w:t>
      </w:r>
    </w:p>
    <w:p w:rsidR="00933B40" w:rsidRPr="00933B40" w:rsidRDefault="00933B40" w:rsidP="00581EBE">
      <w:pPr>
        <w:pStyle w:val="Default"/>
        <w:numPr>
          <w:ilvl w:val="0"/>
          <w:numId w:val="6"/>
        </w:numPr>
        <w:spacing w:after="200" w:line="276" w:lineRule="auto"/>
        <w:ind w:left="360"/>
        <w:rPr>
          <w:rFonts w:ascii="Calibri" w:hAnsi="Calibri" w:cs="Calibri"/>
        </w:rPr>
      </w:pPr>
      <w:r>
        <w:rPr>
          <w:rFonts w:ascii="Calibri" w:hAnsi="Calibri" w:cs="Calibri"/>
        </w:rPr>
        <w:t>All the other settings may be left at their default values.</w:t>
      </w:r>
    </w:p>
    <w:p w:rsidR="00581EBE" w:rsidRPr="00581EBE" w:rsidRDefault="00581EBE" w:rsidP="006A1927">
      <w:pPr>
        <w:pStyle w:val="Default"/>
        <w:spacing w:after="200" w:line="276" w:lineRule="auto"/>
        <w:rPr>
          <w:rFonts w:ascii="Calibri" w:hAnsi="Calibri" w:cs="Calibri"/>
        </w:rPr>
      </w:pPr>
      <w:bookmarkStart w:id="12" w:name="_GoBack"/>
      <w:bookmarkEnd w:id="12"/>
    </w:p>
    <w:p w:rsidR="006A1927" w:rsidRPr="00F145F0" w:rsidRDefault="006A1927" w:rsidP="007F6532">
      <w:pPr>
        <w:pStyle w:val="Default"/>
        <w:numPr>
          <w:ilvl w:val="0"/>
          <w:numId w:val="24"/>
        </w:numPr>
        <w:spacing w:after="200" w:line="276" w:lineRule="auto"/>
        <w:ind w:left="360"/>
        <w:rPr>
          <w:rFonts w:ascii="Calibri" w:hAnsi="Calibri" w:cs="Calibri"/>
        </w:rPr>
      </w:pPr>
      <w:r w:rsidRPr="00F145F0">
        <w:rPr>
          <w:rFonts w:ascii="Calibri" w:hAnsi="Calibri" w:cs="Calibri"/>
          <w:b/>
          <w:bCs/>
          <w:iCs/>
        </w:rPr>
        <w:t>Exporting the measurements to a database</w:t>
      </w:r>
    </w:p>
    <w:p w:rsidR="007F6532" w:rsidRPr="00F145F0" w:rsidRDefault="007F6532" w:rsidP="007F6532">
      <w:pPr>
        <w:pStyle w:val="Default"/>
        <w:spacing w:after="200" w:line="276" w:lineRule="auto"/>
        <w:rPr>
          <w:rFonts w:ascii="Calibri" w:hAnsi="Calibri" w:cs="Calibri"/>
        </w:rPr>
      </w:pPr>
      <w:r w:rsidRPr="00F145F0">
        <w:rPr>
          <w:rFonts w:ascii="Calibri" w:hAnsi="Calibri" w:cs="Calibri"/>
        </w:rPr>
        <w:t xml:space="preserve">Since we will be using the data visualization and machine learning tools in </w:t>
      </w:r>
      <w:proofErr w:type="spellStart"/>
      <w:r w:rsidRPr="00F145F0">
        <w:rPr>
          <w:rFonts w:ascii="Calibri" w:hAnsi="Calibri" w:cs="Calibri"/>
        </w:rPr>
        <w:t>CellProfiler</w:t>
      </w:r>
      <w:proofErr w:type="spellEnd"/>
      <w:r w:rsidRPr="00F145F0">
        <w:rPr>
          <w:rFonts w:ascii="Calibri" w:hAnsi="Calibri" w:cs="Calibri"/>
        </w:rPr>
        <w:t xml:space="preserve"> Analyst, the measurements will need to be saved to a database using the </w:t>
      </w:r>
      <w:proofErr w:type="spellStart"/>
      <w:r w:rsidRPr="00F145F0">
        <w:rPr>
          <w:rFonts w:ascii="Calibri" w:hAnsi="Calibri" w:cs="Calibri"/>
          <w:i/>
        </w:rPr>
        <w:t>ExportToDatabase</w:t>
      </w:r>
      <w:proofErr w:type="spellEnd"/>
      <w:r w:rsidRPr="00F145F0">
        <w:rPr>
          <w:rFonts w:ascii="Calibri" w:hAnsi="Calibri" w:cs="Calibri"/>
        </w:rPr>
        <w:t xml:space="preserve"> module in order for </w:t>
      </w:r>
      <w:proofErr w:type="spellStart"/>
      <w:r w:rsidRPr="00F145F0">
        <w:rPr>
          <w:rFonts w:ascii="Calibri" w:hAnsi="Calibri" w:cs="Calibri"/>
        </w:rPr>
        <w:t>CellProfiler</w:t>
      </w:r>
      <w:proofErr w:type="spellEnd"/>
      <w:r w:rsidRPr="00F145F0">
        <w:rPr>
          <w:rFonts w:ascii="Calibri" w:hAnsi="Calibri" w:cs="Calibri"/>
        </w:rPr>
        <w:t xml:space="preserve"> Analyst to access them. </w:t>
      </w:r>
    </w:p>
    <w:p w:rsidR="007F6532" w:rsidRDefault="007F6532" w:rsidP="007F6532">
      <w:pPr>
        <w:pStyle w:val="Default"/>
        <w:numPr>
          <w:ilvl w:val="0"/>
          <w:numId w:val="6"/>
        </w:numPr>
        <w:spacing w:after="200" w:line="276" w:lineRule="auto"/>
        <w:ind w:left="360"/>
        <w:rPr>
          <w:rFonts w:ascii="Calibri" w:hAnsi="Calibri" w:cs="Calibri"/>
        </w:rPr>
      </w:pPr>
      <w:r w:rsidRPr="00F145F0">
        <w:rPr>
          <w:rFonts w:ascii="Calibri" w:hAnsi="Calibri" w:cs="Calibri"/>
        </w:rPr>
        <w:t xml:space="preserve">Click on the </w:t>
      </w:r>
      <w:r w:rsidR="00CD1805">
        <w:rPr>
          <w:rFonts w:ascii="Calibri" w:hAnsi="Calibri" w:cs="Calibri"/>
          <w:noProof/>
        </w:rPr>
        <w:drawing>
          <wp:inline distT="0" distB="0" distL="0" distR="0">
            <wp:extent cx="197485" cy="153670"/>
            <wp:effectExtent l="0" t="0" r="0" b="0"/>
            <wp:docPr id="21" name="Picture 25" descr="module_a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odule_ad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7485" cy="153670"/>
                    </a:xfrm>
                    <a:prstGeom prst="rect">
                      <a:avLst/>
                    </a:prstGeom>
                    <a:noFill/>
                    <a:ln>
                      <a:noFill/>
                    </a:ln>
                  </pic:spPr>
                </pic:pic>
              </a:graphicData>
            </a:graphic>
          </wp:inline>
        </w:drawing>
      </w:r>
      <w:r w:rsidRPr="00F145F0">
        <w:rPr>
          <w:rFonts w:ascii="Calibri" w:hAnsi="Calibri" w:cs="Calibri"/>
        </w:rPr>
        <w:t xml:space="preserve"> button and add the module </w:t>
      </w:r>
      <w:proofErr w:type="spellStart"/>
      <w:r w:rsidRPr="00F145F0">
        <w:rPr>
          <w:rFonts w:ascii="Calibri" w:hAnsi="Calibri" w:cs="Calibri"/>
          <w:i/>
        </w:rPr>
        <w:t>ExportToDatabase</w:t>
      </w:r>
      <w:proofErr w:type="spellEnd"/>
      <w:r w:rsidRPr="00F145F0">
        <w:rPr>
          <w:rFonts w:ascii="Calibri" w:hAnsi="Calibri" w:cs="Calibri"/>
        </w:rPr>
        <w:t xml:space="preserve"> located under the module category </w:t>
      </w:r>
      <w:r w:rsidRPr="00F145F0">
        <w:rPr>
          <w:rFonts w:ascii="Calibri" w:hAnsi="Calibri" w:cs="Calibri"/>
          <w:i/>
        </w:rPr>
        <w:t>“</w:t>
      </w:r>
      <w:r w:rsidRPr="00F145F0">
        <w:rPr>
          <w:rFonts w:ascii="Calibri" w:hAnsi="Calibri" w:cs="Calibri"/>
          <w:bCs/>
          <w:i/>
        </w:rPr>
        <w:t>File Processing”</w:t>
      </w:r>
      <w:r w:rsidRPr="00F145F0">
        <w:rPr>
          <w:rFonts w:ascii="Calibri" w:hAnsi="Calibri" w:cs="Calibri"/>
          <w:i/>
        </w:rPr>
        <w:t>.</w:t>
      </w:r>
      <w:r w:rsidRPr="00F145F0">
        <w:rPr>
          <w:rFonts w:ascii="Calibri" w:hAnsi="Calibri" w:cs="Calibri"/>
        </w:rPr>
        <w:t xml:space="preserve"> Add it to the pipeline by clicking the “</w:t>
      </w:r>
      <w:r w:rsidRPr="00F145F0">
        <w:rPr>
          <w:rFonts w:ascii="Calibri" w:hAnsi="Calibri" w:cs="Calibri"/>
          <w:bCs/>
        </w:rPr>
        <w:t>+ Add to Pipeline” button</w:t>
      </w:r>
      <w:r w:rsidRPr="00F145F0">
        <w:rPr>
          <w:rFonts w:ascii="Calibri" w:hAnsi="Calibri" w:cs="Calibri"/>
        </w:rPr>
        <w:t>.</w:t>
      </w:r>
    </w:p>
    <w:p w:rsidR="00F332B3" w:rsidRPr="00F332B3" w:rsidRDefault="00F332B3" w:rsidP="00F332B3">
      <w:pPr>
        <w:pStyle w:val="Default"/>
        <w:numPr>
          <w:ilvl w:val="1"/>
          <w:numId w:val="6"/>
        </w:numPr>
        <w:spacing w:after="200" w:line="276" w:lineRule="auto"/>
        <w:ind w:left="720"/>
        <w:rPr>
          <w:rFonts w:ascii="Calibri" w:hAnsi="Calibri" w:cs="Calibri"/>
        </w:rPr>
      </w:pPr>
      <w:r>
        <w:rPr>
          <w:rFonts w:ascii="Calibri" w:hAnsi="Calibri" w:cs="Calibri"/>
        </w:rPr>
        <w:t xml:space="preserve">Note that while in Test mode, the </w:t>
      </w:r>
      <w:proofErr w:type="spellStart"/>
      <w:r w:rsidRPr="00F145F0">
        <w:rPr>
          <w:rFonts w:ascii="Calibri" w:hAnsi="Calibri" w:cs="Calibri"/>
          <w:i/>
        </w:rPr>
        <w:t>ExportToDatabase</w:t>
      </w:r>
      <w:proofErr w:type="spellEnd"/>
      <w:r>
        <w:rPr>
          <w:rFonts w:ascii="Calibri" w:hAnsi="Calibri" w:cs="Calibri"/>
          <w:i/>
        </w:rPr>
        <w:t xml:space="preserve"> </w:t>
      </w:r>
      <w:r w:rsidRPr="00F332B3">
        <w:rPr>
          <w:rFonts w:ascii="Calibri" w:hAnsi="Calibri" w:cs="Calibri"/>
        </w:rPr>
        <w:t>module</w:t>
      </w:r>
      <w:r>
        <w:rPr>
          <w:rFonts w:ascii="Calibri" w:hAnsi="Calibri" w:cs="Calibri"/>
        </w:rPr>
        <w:t xml:space="preserve"> will have a yellow warning sign in the pipeline panel and yellow-</w:t>
      </w:r>
      <w:r w:rsidRPr="00F332B3">
        <w:rPr>
          <w:rFonts w:ascii="Calibri" w:hAnsi="Calibri" w:cs="Calibri"/>
        </w:rPr>
        <w:t xml:space="preserve"> </w:t>
      </w:r>
      <w:r>
        <w:rPr>
          <w:rFonts w:ascii="Calibri" w:hAnsi="Calibri" w:cs="Calibri"/>
        </w:rPr>
        <w:t>highlighted text in the module settings. Holding the mouse over the yel</w:t>
      </w:r>
      <w:r>
        <w:rPr>
          <w:rFonts w:ascii="Calibri" w:hAnsi="Calibri" w:cs="Calibri"/>
        </w:rPr>
        <w:lastRenderedPageBreak/>
        <w:t>low-highlighted text informs the user that measurements produced in Test mode are not written to the database. This is normal behavior and does not indicate an error.</w:t>
      </w:r>
    </w:p>
    <w:p w:rsidR="00F332B3" w:rsidRDefault="007F6532" w:rsidP="007F6532">
      <w:pPr>
        <w:pStyle w:val="Default"/>
        <w:numPr>
          <w:ilvl w:val="0"/>
          <w:numId w:val="6"/>
        </w:numPr>
        <w:spacing w:after="200" w:line="276" w:lineRule="auto"/>
        <w:ind w:left="360"/>
        <w:rPr>
          <w:rFonts w:ascii="Calibri" w:hAnsi="Calibri" w:cs="Calibri"/>
        </w:rPr>
      </w:pPr>
      <w:r w:rsidRPr="00F145F0">
        <w:rPr>
          <w:rFonts w:ascii="Calibri" w:hAnsi="Calibri" w:cs="Calibri"/>
        </w:rPr>
        <w:t>Se</w:t>
      </w:r>
      <w:r w:rsidR="00F332B3">
        <w:rPr>
          <w:rFonts w:ascii="Calibri" w:hAnsi="Calibri" w:cs="Calibri"/>
        </w:rPr>
        <w:t>lect “Database type” as “SQLite.</w:t>
      </w:r>
      <w:r w:rsidRPr="00F145F0">
        <w:rPr>
          <w:rFonts w:ascii="Calibri" w:hAnsi="Calibri" w:cs="Calibri"/>
        </w:rPr>
        <w:t xml:space="preserve">” </w:t>
      </w:r>
    </w:p>
    <w:p w:rsidR="007F6532" w:rsidRPr="00F145F0" w:rsidRDefault="00F332B3" w:rsidP="007F6532">
      <w:pPr>
        <w:pStyle w:val="Default"/>
        <w:numPr>
          <w:ilvl w:val="0"/>
          <w:numId w:val="6"/>
        </w:numPr>
        <w:spacing w:after="200" w:line="276" w:lineRule="auto"/>
        <w:ind w:left="360"/>
        <w:rPr>
          <w:rFonts w:ascii="Calibri" w:hAnsi="Calibri" w:cs="Calibri"/>
        </w:rPr>
      </w:pPr>
      <w:r>
        <w:rPr>
          <w:rFonts w:ascii="Calibri" w:hAnsi="Calibri" w:cs="Calibri"/>
        </w:rPr>
        <w:t>C</w:t>
      </w:r>
      <w:r w:rsidR="007F6532" w:rsidRPr="00F145F0">
        <w:rPr>
          <w:rFonts w:ascii="Calibri" w:hAnsi="Calibri" w:cs="Calibri"/>
        </w:rPr>
        <w:t>heck the box labeled “</w:t>
      </w:r>
      <w:r w:rsidR="007F6532" w:rsidRPr="00F145F0">
        <w:rPr>
          <w:rFonts w:ascii="Calibri" w:hAnsi="Calibri" w:cs="Calibri"/>
          <w:bCs/>
        </w:rPr>
        <w:t xml:space="preserve">Create a </w:t>
      </w:r>
      <w:proofErr w:type="spellStart"/>
      <w:r w:rsidR="007F6532" w:rsidRPr="00F145F0">
        <w:rPr>
          <w:rFonts w:ascii="Calibri" w:hAnsi="Calibri" w:cs="Calibri"/>
          <w:bCs/>
        </w:rPr>
        <w:t>CellProfiler</w:t>
      </w:r>
      <w:proofErr w:type="spellEnd"/>
      <w:r w:rsidR="007F6532" w:rsidRPr="00F145F0">
        <w:rPr>
          <w:rFonts w:ascii="Calibri" w:hAnsi="Calibri" w:cs="Calibri"/>
          <w:bCs/>
        </w:rPr>
        <w:t xml:space="preserve"> Analyst properties file.”</w:t>
      </w:r>
      <w:r>
        <w:rPr>
          <w:rFonts w:ascii="Calibri" w:hAnsi="Calibri" w:cs="Calibri"/>
          <w:bCs/>
        </w:rPr>
        <w:t xml:space="preserve"> </w:t>
      </w:r>
      <w:r>
        <w:rPr>
          <w:rFonts w:ascii="Calibri" w:hAnsi="Calibri" w:cs="Calibri"/>
        </w:rPr>
        <w:t>A number of new</w:t>
      </w:r>
      <w:r w:rsidRPr="00F145F0">
        <w:rPr>
          <w:rFonts w:ascii="Calibri" w:hAnsi="Calibri" w:cs="Calibri"/>
        </w:rPr>
        <w:t xml:space="preserve"> settings </w:t>
      </w:r>
      <w:r>
        <w:rPr>
          <w:rFonts w:ascii="Calibri" w:hAnsi="Calibri" w:cs="Calibri"/>
        </w:rPr>
        <w:t>will subsequently appear underneath.</w:t>
      </w:r>
    </w:p>
    <w:p w:rsidR="000A7FB0" w:rsidRDefault="000A7FB0" w:rsidP="007F6532">
      <w:pPr>
        <w:pStyle w:val="Default"/>
        <w:numPr>
          <w:ilvl w:val="0"/>
          <w:numId w:val="6"/>
        </w:numPr>
        <w:spacing w:after="200" w:line="276" w:lineRule="auto"/>
        <w:ind w:left="360"/>
        <w:rPr>
          <w:rFonts w:ascii="Calibri" w:hAnsi="Calibri" w:cs="Calibri"/>
        </w:rPr>
      </w:pPr>
      <w:r>
        <w:rPr>
          <w:rFonts w:ascii="Calibri" w:hAnsi="Calibri" w:cs="Calibri"/>
        </w:rPr>
        <w:t>For “Which objects should be used for locations?</w:t>
      </w:r>
      <w:proofErr w:type="gramStart"/>
      <w:r>
        <w:rPr>
          <w:rFonts w:ascii="Calibri" w:hAnsi="Calibri" w:cs="Calibri"/>
        </w:rPr>
        <w:t>”,</w:t>
      </w:r>
      <w:proofErr w:type="gramEnd"/>
      <w:r>
        <w:rPr>
          <w:rFonts w:ascii="Calibri" w:hAnsi="Calibri" w:cs="Calibri"/>
        </w:rPr>
        <w:t xml:space="preserve"> select “Nuclei”.</w:t>
      </w:r>
    </w:p>
    <w:p w:rsidR="00F332B3" w:rsidRDefault="00F332B3" w:rsidP="007F6532">
      <w:pPr>
        <w:pStyle w:val="Default"/>
        <w:numPr>
          <w:ilvl w:val="0"/>
          <w:numId w:val="6"/>
        </w:numPr>
        <w:spacing w:after="200" w:line="276" w:lineRule="auto"/>
        <w:ind w:left="360"/>
        <w:rPr>
          <w:rFonts w:ascii="Calibri" w:hAnsi="Calibri" w:cs="Calibri"/>
        </w:rPr>
      </w:pPr>
      <w:r>
        <w:rPr>
          <w:rFonts w:ascii="Calibri" w:hAnsi="Calibri" w:cs="Calibri"/>
        </w:rPr>
        <w:t xml:space="preserve">For “Select the plate type”, choose “96.” </w:t>
      </w:r>
    </w:p>
    <w:p w:rsidR="00F332B3" w:rsidRDefault="00F332B3" w:rsidP="007F6532">
      <w:pPr>
        <w:pStyle w:val="Default"/>
        <w:numPr>
          <w:ilvl w:val="0"/>
          <w:numId w:val="6"/>
        </w:numPr>
        <w:spacing w:after="200" w:line="276" w:lineRule="auto"/>
        <w:ind w:left="360"/>
        <w:rPr>
          <w:rFonts w:ascii="Calibri" w:hAnsi="Calibri" w:cs="Calibri"/>
        </w:rPr>
      </w:pPr>
      <w:r>
        <w:rPr>
          <w:rFonts w:ascii="Calibri" w:hAnsi="Calibri" w:cs="Calibri"/>
        </w:rPr>
        <w:t xml:space="preserve">For “Select the plate metadata,” choose </w:t>
      </w:r>
      <w:r w:rsidR="007F6532" w:rsidRPr="00F145F0">
        <w:rPr>
          <w:rFonts w:ascii="Calibri" w:hAnsi="Calibri" w:cs="Calibri"/>
        </w:rPr>
        <w:t>“Plate</w:t>
      </w:r>
      <w:r>
        <w:rPr>
          <w:rFonts w:ascii="Calibri" w:hAnsi="Calibri" w:cs="Calibri"/>
        </w:rPr>
        <w:t>.</w:t>
      </w:r>
      <w:r w:rsidR="007F6532" w:rsidRPr="00F145F0">
        <w:rPr>
          <w:rFonts w:ascii="Calibri" w:hAnsi="Calibri" w:cs="Calibri"/>
        </w:rPr>
        <w:t xml:space="preserve">” </w:t>
      </w:r>
    </w:p>
    <w:p w:rsidR="007F6532" w:rsidRDefault="00F332B3" w:rsidP="007F6532">
      <w:pPr>
        <w:pStyle w:val="Default"/>
        <w:numPr>
          <w:ilvl w:val="0"/>
          <w:numId w:val="6"/>
        </w:numPr>
        <w:spacing w:after="200" w:line="276" w:lineRule="auto"/>
        <w:ind w:left="360"/>
        <w:rPr>
          <w:rFonts w:ascii="Calibri" w:hAnsi="Calibri" w:cs="Calibri"/>
        </w:rPr>
      </w:pPr>
      <w:r>
        <w:rPr>
          <w:rFonts w:ascii="Calibri" w:hAnsi="Calibri" w:cs="Calibri"/>
        </w:rPr>
        <w:t>For “Select the well metadata,” choose “Well.”</w:t>
      </w:r>
    </w:p>
    <w:p w:rsidR="009B6454" w:rsidRPr="009B6454" w:rsidRDefault="009B6454" w:rsidP="009B6454">
      <w:pPr>
        <w:pStyle w:val="Default"/>
        <w:numPr>
          <w:ilvl w:val="0"/>
          <w:numId w:val="6"/>
        </w:numPr>
        <w:spacing w:after="200" w:line="276" w:lineRule="auto"/>
        <w:ind w:left="360"/>
        <w:rPr>
          <w:rFonts w:ascii="Calibri" w:hAnsi="Calibri" w:cs="Calibri"/>
        </w:rPr>
      </w:pPr>
      <w:r>
        <w:rPr>
          <w:rFonts w:ascii="Calibri" w:hAnsi="Calibri" w:cs="Calibri"/>
        </w:rPr>
        <w:t>For “Output file location”, select “Default Output Folder”.</w:t>
      </w:r>
    </w:p>
    <w:p w:rsidR="007F6532" w:rsidRDefault="007F6532" w:rsidP="007F6532">
      <w:pPr>
        <w:pStyle w:val="Default"/>
        <w:numPr>
          <w:ilvl w:val="0"/>
          <w:numId w:val="6"/>
        </w:numPr>
        <w:spacing w:after="200" w:line="276" w:lineRule="auto"/>
        <w:ind w:left="360"/>
        <w:rPr>
          <w:rFonts w:ascii="Calibri" w:hAnsi="Calibri" w:cs="Calibri"/>
        </w:rPr>
      </w:pPr>
      <w:r w:rsidRPr="00F145F0">
        <w:rPr>
          <w:rFonts w:ascii="Calibri" w:hAnsi="Calibri" w:cs="Calibri"/>
        </w:rPr>
        <w:lastRenderedPageBreak/>
        <w:t>Check the box “Write image thumbnails directly to database?” From the list-box that subsequently appears, select “</w:t>
      </w:r>
      <w:proofErr w:type="spellStart"/>
      <w:r w:rsidRPr="00F145F0">
        <w:rPr>
          <w:rFonts w:ascii="Calibri" w:hAnsi="Calibri" w:cs="Calibri"/>
        </w:rPr>
        <w:t>rawDNA</w:t>
      </w:r>
      <w:proofErr w:type="spellEnd"/>
      <w:r w:rsidRPr="00F145F0">
        <w:rPr>
          <w:rFonts w:ascii="Calibri" w:hAnsi="Calibri" w:cs="Calibri"/>
        </w:rPr>
        <w:t>” and “</w:t>
      </w:r>
      <w:proofErr w:type="spellStart"/>
      <w:r w:rsidRPr="00F145F0">
        <w:rPr>
          <w:rFonts w:ascii="Calibri" w:hAnsi="Calibri" w:cs="Calibri"/>
        </w:rPr>
        <w:t>rawGFP</w:t>
      </w:r>
      <w:proofErr w:type="spellEnd"/>
      <w:r w:rsidRPr="00F145F0">
        <w:rPr>
          <w:rFonts w:ascii="Calibri" w:hAnsi="Calibri" w:cs="Calibri"/>
        </w:rPr>
        <w:t>”; you can make multiple selections by using Ctrl-click (Windows) or Command-click (Mac).  Leave the rest of the settings at the default values.</w:t>
      </w:r>
    </w:p>
    <w:p w:rsidR="007F6532" w:rsidRPr="00F145F0" w:rsidRDefault="007F6532" w:rsidP="007F6532">
      <w:pPr>
        <w:pStyle w:val="Default"/>
        <w:spacing w:after="200" w:line="276" w:lineRule="auto"/>
        <w:rPr>
          <w:rFonts w:ascii="Calibri" w:hAnsi="Calibri" w:cs="Calibri"/>
          <w:bCs/>
          <w:iCs/>
        </w:rPr>
      </w:pPr>
    </w:p>
    <w:p w:rsidR="007F6532" w:rsidRPr="00F145F0" w:rsidRDefault="007F6532" w:rsidP="007F6532">
      <w:pPr>
        <w:pStyle w:val="Default"/>
        <w:numPr>
          <w:ilvl w:val="0"/>
          <w:numId w:val="24"/>
        </w:numPr>
        <w:spacing w:after="200" w:line="276" w:lineRule="auto"/>
        <w:ind w:left="360"/>
        <w:rPr>
          <w:rFonts w:ascii="Calibri" w:hAnsi="Calibri" w:cs="Calibri"/>
          <w:b/>
        </w:rPr>
      </w:pPr>
      <w:r w:rsidRPr="00F145F0">
        <w:rPr>
          <w:rFonts w:ascii="Calibri" w:hAnsi="Calibri" w:cs="Calibri"/>
          <w:b/>
          <w:bCs/>
          <w:iCs/>
        </w:rPr>
        <w:t xml:space="preserve">Using the optimized pipeline to automatically analyze all images </w:t>
      </w:r>
      <w:r>
        <w:rPr>
          <w:rFonts w:ascii="Calibri" w:hAnsi="Calibri" w:cs="Calibri"/>
          <w:b/>
          <w:bCs/>
          <w:iCs/>
        </w:rPr>
        <w:t>generated by</w:t>
      </w:r>
      <w:r w:rsidRPr="00F145F0">
        <w:rPr>
          <w:rFonts w:ascii="Calibri" w:hAnsi="Calibri" w:cs="Calibri"/>
          <w:b/>
          <w:bCs/>
          <w:iCs/>
        </w:rPr>
        <w:t xml:space="preserve"> the screen</w:t>
      </w:r>
      <w:r>
        <w:rPr>
          <w:rFonts w:ascii="Calibri" w:hAnsi="Calibri" w:cs="Calibri"/>
          <w:b/>
          <w:bCs/>
          <w:iCs/>
        </w:rPr>
        <w:t>ing experiment</w:t>
      </w:r>
    </w:p>
    <w:p w:rsidR="007F6532" w:rsidRPr="00F145F0" w:rsidRDefault="007F6532" w:rsidP="007F6532">
      <w:pPr>
        <w:pStyle w:val="Default"/>
        <w:spacing w:after="200" w:line="276" w:lineRule="auto"/>
        <w:rPr>
          <w:rFonts w:ascii="Calibri" w:hAnsi="Calibri" w:cs="Calibri"/>
        </w:rPr>
      </w:pPr>
      <w:r w:rsidRPr="00F145F0">
        <w:rPr>
          <w:rFonts w:ascii="Calibri" w:hAnsi="Calibri" w:cs="Calibri"/>
        </w:rPr>
        <w:t xml:space="preserve">At this point, </w:t>
      </w:r>
      <w:r>
        <w:rPr>
          <w:rFonts w:ascii="Calibri" w:hAnsi="Calibri" w:cs="Calibri"/>
        </w:rPr>
        <w:t>the settings you have entered were chosen for you because those settings specifically, when used with these images, result in an optimized pipeline for</w:t>
      </w:r>
      <w:r w:rsidRPr="00F145F0">
        <w:rPr>
          <w:rFonts w:ascii="Calibri" w:hAnsi="Calibri" w:cs="Calibri"/>
        </w:rPr>
        <w:t xml:space="preserve"> a suitable number of images. </w:t>
      </w:r>
      <w:r>
        <w:rPr>
          <w:rFonts w:ascii="Calibri" w:hAnsi="Calibri" w:cs="Calibri"/>
        </w:rPr>
        <w:t>Therefore y</w:t>
      </w:r>
      <w:r w:rsidRPr="00F145F0">
        <w:rPr>
          <w:rFonts w:ascii="Calibri" w:hAnsi="Calibri" w:cs="Calibri"/>
        </w:rPr>
        <w:t xml:space="preserve">our pipeline is now ready to run on the full data set of 26 images. </w:t>
      </w:r>
    </w:p>
    <w:p w:rsidR="007F6532" w:rsidRPr="00F145F0" w:rsidRDefault="007F6532" w:rsidP="007F6532">
      <w:pPr>
        <w:pStyle w:val="Default"/>
        <w:numPr>
          <w:ilvl w:val="0"/>
          <w:numId w:val="8"/>
        </w:numPr>
        <w:spacing w:after="200" w:line="276" w:lineRule="auto"/>
        <w:ind w:left="360"/>
        <w:rPr>
          <w:rFonts w:ascii="Calibri" w:hAnsi="Calibri" w:cs="Calibri"/>
        </w:rPr>
      </w:pPr>
      <w:r w:rsidRPr="00F145F0">
        <w:rPr>
          <w:rFonts w:ascii="Calibri" w:hAnsi="Calibri" w:cs="Calibri"/>
        </w:rPr>
        <w:t xml:space="preserve">Exit Test Mode by </w:t>
      </w:r>
      <w:r w:rsidR="00543ECF">
        <w:rPr>
          <w:rFonts w:ascii="Calibri" w:hAnsi="Calibri" w:cs="Calibri"/>
        </w:rPr>
        <w:t xml:space="preserve">clicking the “Exit Test Mode” button at the bottom-left of the </w:t>
      </w:r>
      <w:proofErr w:type="spellStart"/>
      <w:r w:rsidR="00543ECF">
        <w:rPr>
          <w:rFonts w:ascii="Calibri" w:hAnsi="Calibri" w:cs="Calibri"/>
        </w:rPr>
        <w:t>CellProfiler</w:t>
      </w:r>
      <w:proofErr w:type="spellEnd"/>
      <w:r w:rsidR="00543ECF">
        <w:rPr>
          <w:rFonts w:ascii="Calibri" w:hAnsi="Calibri" w:cs="Calibri"/>
        </w:rPr>
        <w:t xml:space="preserve"> interface.</w:t>
      </w:r>
    </w:p>
    <w:p w:rsidR="00A6482A" w:rsidRDefault="00A6482A" w:rsidP="007F6532">
      <w:pPr>
        <w:pStyle w:val="Default"/>
        <w:numPr>
          <w:ilvl w:val="0"/>
          <w:numId w:val="8"/>
        </w:numPr>
        <w:spacing w:after="200" w:line="276" w:lineRule="auto"/>
        <w:ind w:left="360"/>
        <w:rPr>
          <w:rFonts w:ascii="Calibri" w:hAnsi="Calibri" w:cs="Calibri"/>
        </w:rPr>
      </w:pPr>
      <w:r>
        <w:rPr>
          <w:rFonts w:ascii="Calibri" w:hAnsi="Calibri" w:cs="Calibri"/>
        </w:rPr>
        <w:lastRenderedPageBreak/>
        <w:t xml:space="preserve">Click the “View output settings” button at the bottom-left of the interface. Then, </w:t>
      </w:r>
      <w:r w:rsidR="00543ECF">
        <w:rPr>
          <w:rFonts w:ascii="Calibri" w:hAnsi="Calibri" w:cs="Calibri"/>
        </w:rPr>
        <w:t xml:space="preserve">in the module settings panel, </w:t>
      </w:r>
      <w:r>
        <w:rPr>
          <w:rFonts w:ascii="Calibri" w:hAnsi="Calibri" w:cs="Calibri"/>
        </w:rPr>
        <w:t xml:space="preserve">click </w:t>
      </w:r>
      <w:r w:rsidRPr="00F145F0">
        <w:rPr>
          <w:rFonts w:ascii="Calibri" w:hAnsi="Calibri" w:cs="Calibri"/>
        </w:rPr>
        <w:t xml:space="preserve">the folder button to the right of “Default </w:t>
      </w:r>
      <w:r>
        <w:rPr>
          <w:rFonts w:ascii="Calibri" w:hAnsi="Calibri" w:cs="Calibri"/>
        </w:rPr>
        <w:t>Output</w:t>
      </w:r>
      <w:r w:rsidRPr="00F145F0">
        <w:rPr>
          <w:rFonts w:ascii="Calibri" w:hAnsi="Calibri" w:cs="Calibri"/>
        </w:rPr>
        <w:t xml:space="preserve"> Folder” box</w:t>
      </w:r>
      <w:r>
        <w:rPr>
          <w:rFonts w:ascii="Calibri" w:hAnsi="Calibri" w:cs="Calibri"/>
        </w:rPr>
        <w:t>, and browse to s</w:t>
      </w:r>
      <w:r w:rsidRPr="00F145F0">
        <w:rPr>
          <w:rFonts w:ascii="Calibri" w:hAnsi="Calibri" w:cs="Calibri"/>
        </w:rPr>
        <w:t xml:space="preserve">elect </w:t>
      </w:r>
      <w:r>
        <w:rPr>
          <w:rFonts w:ascii="Calibri" w:hAnsi="Calibri" w:cs="Calibri"/>
        </w:rPr>
        <w:t>your Desktop</w:t>
      </w:r>
      <w:r w:rsidRPr="00F145F0">
        <w:rPr>
          <w:rFonts w:ascii="Calibri" w:hAnsi="Calibri" w:cs="Calibri"/>
        </w:rPr>
        <w:t>.</w:t>
      </w:r>
      <w:r>
        <w:rPr>
          <w:rFonts w:ascii="Calibri" w:hAnsi="Calibri" w:cs="Calibri"/>
        </w:rPr>
        <w:t xml:space="preserve"> </w:t>
      </w:r>
      <w:r w:rsidRPr="00F145F0">
        <w:rPr>
          <w:rFonts w:ascii="Calibri" w:hAnsi="Calibri" w:cs="Calibri"/>
        </w:rPr>
        <w:t xml:space="preserve">This location is where your </w:t>
      </w:r>
      <w:proofErr w:type="spellStart"/>
      <w:r w:rsidRPr="00F145F0">
        <w:rPr>
          <w:rFonts w:ascii="Calibri" w:hAnsi="Calibri" w:cs="Calibri"/>
        </w:rPr>
        <w:t>CellProfiler</w:t>
      </w:r>
      <w:proofErr w:type="spellEnd"/>
      <w:r w:rsidRPr="00F145F0">
        <w:rPr>
          <w:rFonts w:ascii="Calibri" w:hAnsi="Calibri" w:cs="Calibri"/>
        </w:rPr>
        <w:t xml:space="preserve"> measurements will be saved.</w:t>
      </w:r>
    </w:p>
    <w:p w:rsidR="007F6532" w:rsidRPr="00F145F0" w:rsidRDefault="007F6532" w:rsidP="007F6532">
      <w:pPr>
        <w:pStyle w:val="Default"/>
        <w:numPr>
          <w:ilvl w:val="0"/>
          <w:numId w:val="8"/>
        </w:numPr>
        <w:spacing w:after="200" w:line="276" w:lineRule="auto"/>
        <w:ind w:left="360"/>
        <w:rPr>
          <w:rFonts w:ascii="Calibri" w:hAnsi="Calibri" w:cs="Calibri"/>
        </w:rPr>
      </w:pPr>
      <w:r w:rsidRPr="00F145F0">
        <w:rPr>
          <w:rFonts w:ascii="Calibri" w:hAnsi="Calibri" w:cs="Calibri"/>
        </w:rPr>
        <w:t xml:space="preserve">Select the “Window” item from the menu bar and select “Hide all windows on run;” the “eyeball” icons next to the modules will switch from open ( </w:t>
      </w:r>
      <w:r w:rsidR="00CD1805">
        <w:rPr>
          <w:rFonts w:ascii="Calibri" w:hAnsi="Calibri" w:cs="Calibri"/>
          <w:noProof/>
        </w:rPr>
        <w:drawing>
          <wp:inline distT="0" distB="0" distL="0" distR="0">
            <wp:extent cx="153670" cy="153670"/>
            <wp:effectExtent l="0" t="0" r="0" b="0"/>
            <wp:docPr id="22" name="Picture 13" descr="IMG_EY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G_EY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F145F0">
        <w:rPr>
          <w:rFonts w:ascii="Calibri" w:hAnsi="Calibri" w:cs="Calibri"/>
        </w:rPr>
        <w:t xml:space="preserve"> ) to closed ( </w:t>
      </w:r>
      <w:r w:rsidR="00CD1805">
        <w:rPr>
          <w:rFonts w:ascii="Calibri" w:hAnsi="Calibri" w:cs="Calibri"/>
          <w:noProof/>
        </w:rPr>
        <w:drawing>
          <wp:inline distT="0" distB="0" distL="0" distR="0">
            <wp:extent cx="153670" cy="153670"/>
            <wp:effectExtent l="0" t="0" r="0" b="0"/>
            <wp:docPr id="23" name="Picture 12" descr="IMG_CLOSED_EY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G_CLOSED_EY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F145F0">
        <w:rPr>
          <w:rFonts w:ascii="Calibri" w:hAnsi="Calibri" w:cs="Calibri"/>
        </w:rPr>
        <w:t xml:space="preserve"> ). This display indicates that the module display windows for each module will not be shown as each is processed. The rationale behind this step is because the pipeline is optimized, we no longer need to see the results</w:t>
      </w:r>
      <w:r>
        <w:rPr>
          <w:rFonts w:ascii="Calibri" w:hAnsi="Calibri" w:cs="Calibri"/>
        </w:rPr>
        <w:t>.  A</w:t>
      </w:r>
      <w:r w:rsidRPr="00F145F0">
        <w:rPr>
          <w:rFonts w:ascii="Calibri" w:hAnsi="Calibri" w:cs="Calibri"/>
        </w:rPr>
        <w:t>dditionally, the analysis will be quicker</w:t>
      </w:r>
      <w:r>
        <w:rPr>
          <w:rFonts w:ascii="Calibri" w:hAnsi="Calibri" w:cs="Calibri"/>
        </w:rPr>
        <w:t xml:space="preserve"> this way,</w:t>
      </w:r>
      <w:r w:rsidRPr="00F145F0">
        <w:rPr>
          <w:rFonts w:ascii="Calibri" w:hAnsi="Calibri" w:cs="Calibri"/>
        </w:rPr>
        <w:t xml:space="preserve"> since </w:t>
      </w:r>
      <w:proofErr w:type="spellStart"/>
      <w:r w:rsidRPr="00F145F0">
        <w:rPr>
          <w:rFonts w:ascii="Calibri" w:hAnsi="Calibri" w:cs="Calibri"/>
        </w:rPr>
        <w:t>CellProfiler</w:t>
      </w:r>
      <w:proofErr w:type="spellEnd"/>
      <w:r w:rsidRPr="00F145F0">
        <w:rPr>
          <w:rFonts w:ascii="Calibri" w:hAnsi="Calibri" w:cs="Calibri"/>
        </w:rPr>
        <w:t xml:space="preserve"> does not have to take the time to create and draw </w:t>
      </w:r>
      <w:r>
        <w:rPr>
          <w:rFonts w:ascii="Calibri" w:hAnsi="Calibri" w:cs="Calibri"/>
        </w:rPr>
        <w:t>each</w:t>
      </w:r>
      <w:r w:rsidRPr="00F145F0">
        <w:rPr>
          <w:rFonts w:ascii="Calibri" w:hAnsi="Calibri" w:cs="Calibri"/>
        </w:rPr>
        <w:t xml:space="preserve"> window.</w:t>
      </w:r>
    </w:p>
    <w:p w:rsidR="008B2DAE" w:rsidRDefault="008B2DAE" w:rsidP="007F6532">
      <w:pPr>
        <w:pStyle w:val="Default"/>
        <w:numPr>
          <w:ilvl w:val="0"/>
          <w:numId w:val="8"/>
        </w:numPr>
        <w:spacing w:after="200" w:line="276" w:lineRule="auto"/>
        <w:ind w:left="360"/>
        <w:rPr>
          <w:rFonts w:ascii="Calibri" w:hAnsi="Calibri" w:cs="Calibri"/>
        </w:rPr>
      </w:pPr>
      <w:r>
        <w:rPr>
          <w:rFonts w:ascii="Calibri" w:hAnsi="Calibri" w:cs="Calibri"/>
        </w:rPr>
        <w:t xml:space="preserve">Save your pipeline by selecting </w:t>
      </w:r>
      <w:r w:rsidRPr="008B2DAE">
        <w:rPr>
          <w:rFonts w:ascii="Calibri" w:hAnsi="Calibri" w:cs="Calibri"/>
          <w:i/>
        </w:rPr>
        <w:t>File &gt; Save Project As…</w:t>
      </w:r>
      <w:r>
        <w:rPr>
          <w:rFonts w:ascii="Calibri" w:hAnsi="Calibri" w:cs="Calibri"/>
        </w:rPr>
        <w:t>, give the pipeline a name and save it to your Desktop.</w:t>
      </w:r>
    </w:p>
    <w:p w:rsidR="007F6532" w:rsidRDefault="007F6532" w:rsidP="007F6532">
      <w:pPr>
        <w:pStyle w:val="Default"/>
        <w:numPr>
          <w:ilvl w:val="0"/>
          <w:numId w:val="8"/>
        </w:numPr>
        <w:spacing w:after="200" w:line="276" w:lineRule="auto"/>
        <w:ind w:left="360"/>
        <w:rPr>
          <w:rFonts w:ascii="Calibri" w:hAnsi="Calibri" w:cs="Calibri"/>
        </w:rPr>
      </w:pPr>
      <w:r w:rsidRPr="00F145F0">
        <w:rPr>
          <w:rFonts w:ascii="Calibri" w:hAnsi="Calibri" w:cs="Calibri"/>
        </w:rPr>
        <w:lastRenderedPageBreak/>
        <w:t>To analyze all images, click “</w:t>
      </w:r>
      <w:r w:rsidRPr="00F145F0">
        <w:rPr>
          <w:rFonts w:ascii="Calibri" w:hAnsi="Calibri" w:cs="Calibri"/>
          <w:bCs/>
        </w:rPr>
        <w:t>Analyze images”</w:t>
      </w:r>
      <w:r w:rsidRPr="00F145F0">
        <w:rPr>
          <w:rFonts w:ascii="Calibri" w:hAnsi="Calibri" w:cs="Calibri"/>
          <w:b/>
          <w:bCs/>
        </w:rPr>
        <w:t xml:space="preserve"> </w:t>
      </w:r>
      <w:r w:rsidRPr="00F145F0">
        <w:rPr>
          <w:rFonts w:ascii="Calibri" w:hAnsi="Calibri" w:cs="Calibri"/>
        </w:rPr>
        <w:t xml:space="preserve">button in the lower right corner of the </w:t>
      </w:r>
      <w:proofErr w:type="spellStart"/>
      <w:r w:rsidRPr="00F145F0">
        <w:rPr>
          <w:rFonts w:ascii="Calibri" w:hAnsi="Calibri" w:cs="Calibri"/>
        </w:rPr>
        <w:t>CellProfiler</w:t>
      </w:r>
      <w:proofErr w:type="spellEnd"/>
      <w:r w:rsidRPr="00F145F0">
        <w:rPr>
          <w:rFonts w:ascii="Calibri" w:hAnsi="Calibri" w:cs="Calibri"/>
        </w:rPr>
        <w:t xml:space="preserve"> interface.</w:t>
      </w:r>
    </w:p>
    <w:p w:rsidR="00450958" w:rsidRPr="00F145F0" w:rsidRDefault="00450958" w:rsidP="00450958">
      <w:pPr>
        <w:pStyle w:val="Default"/>
        <w:numPr>
          <w:ilvl w:val="1"/>
          <w:numId w:val="8"/>
        </w:numPr>
        <w:spacing w:after="200" w:line="276" w:lineRule="auto"/>
        <w:ind w:left="720"/>
        <w:rPr>
          <w:rFonts w:ascii="Calibri" w:hAnsi="Calibri" w:cs="Calibri"/>
        </w:rPr>
      </w:pPr>
      <w:r>
        <w:rPr>
          <w:rFonts w:ascii="Calibri" w:hAnsi="Calibri" w:cs="Calibri"/>
        </w:rPr>
        <w:t>(Windows only) A Windows Security Alert box may pop up asking for network access permission for CellProfiler.exe. Check the “Private networks” box, then click “Allow access”.</w:t>
      </w:r>
    </w:p>
    <w:p w:rsidR="007F6532" w:rsidRPr="00F145F0" w:rsidRDefault="007F6532" w:rsidP="007F6532">
      <w:pPr>
        <w:pStyle w:val="Default"/>
        <w:spacing w:after="200" w:line="276" w:lineRule="auto"/>
        <w:rPr>
          <w:rFonts w:ascii="Calibri" w:hAnsi="Calibri" w:cs="Calibri"/>
        </w:rPr>
      </w:pPr>
      <w:r w:rsidRPr="00F145F0">
        <w:rPr>
          <w:rFonts w:ascii="Calibri" w:hAnsi="Calibri" w:cs="Calibri"/>
        </w:rPr>
        <w:t>The pipeline will run beginning with the first of 26 images</w:t>
      </w:r>
      <w:r>
        <w:rPr>
          <w:rFonts w:ascii="Calibri" w:hAnsi="Calibri" w:cs="Calibri"/>
        </w:rPr>
        <w:t>.  T</w:t>
      </w:r>
      <w:r w:rsidRPr="00F145F0">
        <w:rPr>
          <w:rFonts w:ascii="Calibri" w:hAnsi="Calibri" w:cs="Calibri"/>
        </w:rPr>
        <w:t>h</w:t>
      </w:r>
      <w:r>
        <w:rPr>
          <w:rFonts w:ascii="Calibri" w:hAnsi="Calibri" w:cs="Calibri"/>
        </w:rPr>
        <w:t>is</w:t>
      </w:r>
      <w:r w:rsidRPr="00F145F0">
        <w:rPr>
          <w:rFonts w:ascii="Calibri" w:hAnsi="Calibri" w:cs="Calibri"/>
        </w:rPr>
        <w:t xml:space="preserve"> full run may take a few minutes.</w:t>
      </w:r>
    </w:p>
    <w:p w:rsidR="007F6532" w:rsidRPr="00F145F0" w:rsidRDefault="007F6532" w:rsidP="007F6532">
      <w:pPr>
        <w:pStyle w:val="Default"/>
        <w:spacing w:after="200" w:line="276" w:lineRule="auto"/>
        <w:rPr>
          <w:rFonts w:ascii="Calibri" w:hAnsi="Calibri" w:cs="Calibri"/>
          <w:b/>
          <w:bCs/>
          <w:i/>
          <w:u w:val="single"/>
        </w:rPr>
      </w:pPr>
    </w:p>
    <w:p w:rsidR="007F6532" w:rsidRPr="00F145F0" w:rsidRDefault="007F6532" w:rsidP="007F6532">
      <w:pPr>
        <w:pStyle w:val="Default"/>
        <w:spacing w:after="200" w:line="276" w:lineRule="auto"/>
        <w:rPr>
          <w:rFonts w:ascii="Calibri" w:hAnsi="Calibri" w:cs="Calibri"/>
          <w:b/>
          <w:bCs/>
          <w:i/>
          <w:u w:val="single"/>
        </w:rPr>
      </w:pPr>
      <w:r>
        <w:rPr>
          <w:rFonts w:ascii="Calibri" w:hAnsi="Calibri" w:cs="Calibri"/>
          <w:b/>
          <w:bCs/>
          <w:i/>
          <w:u w:val="single"/>
        </w:rPr>
        <w:t>Exercise</w:t>
      </w:r>
      <w:r w:rsidRPr="00F145F0">
        <w:rPr>
          <w:rFonts w:ascii="Calibri" w:hAnsi="Calibri" w:cs="Calibri"/>
          <w:b/>
          <w:bCs/>
          <w:i/>
          <w:u w:val="single"/>
        </w:rPr>
        <w:t xml:space="preserve"> </w:t>
      </w:r>
      <w:r w:rsidR="00A520AC">
        <w:rPr>
          <w:rFonts w:ascii="Calibri" w:hAnsi="Calibri" w:cs="Calibri"/>
          <w:b/>
          <w:bCs/>
          <w:i/>
          <w:u w:val="single"/>
        </w:rPr>
        <w:t>II</w:t>
      </w:r>
      <w:r w:rsidRPr="00F145F0">
        <w:rPr>
          <w:rFonts w:ascii="Calibri" w:hAnsi="Calibri" w:cs="Calibri"/>
          <w:b/>
          <w:bCs/>
          <w:i/>
          <w:u w:val="single"/>
        </w:rPr>
        <w:t xml:space="preserve">: </w:t>
      </w:r>
      <w:r>
        <w:rPr>
          <w:rFonts w:ascii="Calibri" w:hAnsi="Calibri" w:cs="Calibri"/>
          <w:b/>
          <w:bCs/>
          <w:i/>
          <w:u w:val="single"/>
        </w:rPr>
        <w:t xml:space="preserve">Using the </w:t>
      </w:r>
      <w:proofErr w:type="spellStart"/>
      <w:r w:rsidRPr="00F145F0">
        <w:rPr>
          <w:rFonts w:ascii="Calibri" w:hAnsi="Calibri" w:cs="Calibri"/>
          <w:b/>
          <w:bCs/>
          <w:i/>
          <w:u w:val="single"/>
        </w:rPr>
        <w:t>CellProfiler</w:t>
      </w:r>
      <w:proofErr w:type="spellEnd"/>
      <w:r w:rsidRPr="00F145F0">
        <w:rPr>
          <w:rFonts w:ascii="Calibri" w:hAnsi="Calibri" w:cs="Calibri"/>
          <w:b/>
          <w:bCs/>
          <w:i/>
          <w:u w:val="single"/>
        </w:rPr>
        <w:t xml:space="preserve"> Analyst</w:t>
      </w:r>
      <w:r>
        <w:rPr>
          <w:rFonts w:ascii="Calibri" w:hAnsi="Calibri" w:cs="Calibri"/>
          <w:b/>
          <w:bCs/>
          <w:i/>
          <w:u w:val="single"/>
        </w:rPr>
        <w:t xml:space="preserve"> software to visualize the data from the experiment, </w:t>
      </w:r>
      <w:proofErr w:type="gramStart"/>
      <w:r>
        <w:rPr>
          <w:rFonts w:ascii="Calibri" w:hAnsi="Calibri" w:cs="Calibri"/>
          <w:b/>
          <w:bCs/>
          <w:i/>
          <w:u w:val="single"/>
        </w:rPr>
        <w:t>and  classify</w:t>
      </w:r>
      <w:proofErr w:type="gramEnd"/>
      <w:r>
        <w:rPr>
          <w:rFonts w:ascii="Calibri" w:hAnsi="Calibri" w:cs="Calibri"/>
          <w:b/>
          <w:bCs/>
          <w:i/>
          <w:u w:val="single"/>
        </w:rPr>
        <w:t xml:space="preserve"> the cells exposed to each drug condition by their phenotype </w:t>
      </w:r>
      <w:r w:rsidRPr="00340E47">
        <w:rPr>
          <w:rFonts w:ascii="Calibri" w:hAnsi="Calibri" w:cs="Calibri"/>
          <w:b/>
          <w:bCs/>
          <w:i/>
          <w:u w:val="single"/>
        </w:rPr>
        <w:t>(</w:t>
      </w:r>
      <w:r w:rsidRPr="00340E47">
        <w:rPr>
          <w:rFonts w:ascii="Calibri" w:hAnsi="Calibri" w:cs="Calibri"/>
          <w:b/>
          <w:i/>
          <w:u w:val="single"/>
        </w:rPr>
        <w:t xml:space="preserve">FOXO1A-GFP </w:t>
      </w:r>
      <w:r w:rsidR="00340E47" w:rsidRPr="00340E47">
        <w:rPr>
          <w:rFonts w:ascii="Calibri" w:hAnsi="Calibri" w:cs="Calibri"/>
          <w:b/>
          <w:i/>
          <w:u w:val="single"/>
        </w:rPr>
        <w:t>subcellular</w:t>
      </w:r>
      <w:r w:rsidRPr="00340E47">
        <w:rPr>
          <w:rFonts w:ascii="Calibri" w:hAnsi="Calibri" w:cs="Calibri"/>
          <w:b/>
          <w:i/>
          <w:u w:val="single"/>
        </w:rPr>
        <w:t xml:space="preserve"> localization)</w:t>
      </w:r>
    </w:p>
    <w:p w:rsidR="007F6532" w:rsidRPr="00F145F0" w:rsidRDefault="007F6532" w:rsidP="007F6532">
      <w:pPr>
        <w:pStyle w:val="Default"/>
        <w:spacing w:after="200" w:line="276" w:lineRule="auto"/>
        <w:rPr>
          <w:rFonts w:ascii="Calibri" w:hAnsi="Calibri" w:cs="Calibri"/>
        </w:rPr>
      </w:pPr>
      <w:r w:rsidRPr="00F145F0">
        <w:rPr>
          <w:rFonts w:ascii="Calibri" w:hAnsi="Calibri" w:cs="Calibri"/>
        </w:rPr>
        <w:t xml:space="preserve">You can now start </w:t>
      </w:r>
      <w:proofErr w:type="spellStart"/>
      <w:r w:rsidRPr="00F145F0">
        <w:rPr>
          <w:rFonts w:ascii="Calibri" w:hAnsi="Calibri" w:cs="Calibri"/>
        </w:rPr>
        <w:t>CellProfiler</w:t>
      </w:r>
      <w:proofErr w:type="spellEnd"/>
      <w:r w:rsidRPr="00F145F0">
        <w:rPr>
          <w:rFonts w:ascii="Calibri" w:hAnsi="Calibri" w:cs="Calibri"/>
        </w:rPr>
        <w:t xml:space="preserve"> Analyst (CPA) to explore the data you have extracted from the cells. </w:t>
      </w:r>
    </w:p>
    <w:p w:rsidR="008F0EFB" w:rsidRPr="00F145F0" w:rsidRDefault="008F0EFB" w:rsidP="008F0EFB">
      <w:pPr>
        <w:pStyle w:val="Default"/>
        <w:numPr>
          <w:ilvl w:val="0"/>
          <w:numId w:val="2"/>
        </w:numPr>
        <w:spacing w:after="200" w:line="276" w:lineRule="auto"/>
        <w:ind w:left="360"/>
        <w:rPr>
          <w:rFonts w:ascii="Calibri" w:hAnsi="Calibri" w:cs="Calibri"/>
        </w:rPr>
      </w:pPr>
      <w:r w:rsidRPr="00F145F0">
        <w:rPr>
          <w:rFonts w:ascii="Calibri" w:hAnsi="Calibri" w:cs="Calibri"/>
        </w:rPr>
        <w:t xml:space="preserve">Start </w:t>
      </w:r>
      <w:proofErr w:type="spellStart"/>
      <w:r w:rsidRPr="00F145F0">
        <w:rPr>
          <w:rFonts w:ascii="Calibri" w:hAnsi="Calibri" w:cs="Calibri"/>
        </w:rPr>
        <w:t>CellProfiler</w:t>
      </w:r>
      <w:proofErr w:type="spellEnd"/>
      <w:r w:rsidRPr="00F145F0">
        <w:rPr>
          <w:rFonts w:ascii="Calibri" w:hAnsi="Calibri" w:cs="Calibri"/>
        </w:rPr>
        <w:t xml:space="preserve"> Analyst </w:t>
      </w:r>
      <w:r>
        <w:rPr>
          <w:rFonts w:ascii="Calibri" w:hAnsi="Calibri" w:cs="Calibri"/>
        </w:rPr>
        <w:t>by double-clicking the icon on the desktop</w:t>
      </w:r>
      <w:r w:rsidR="00CD1805">
        <w:rPr>
          <w:rFonts w:ascii="Calibri" w:hAnsi="Calibri" w:cs="Calibri"/>
          <w:noProof/>
        </w:rPr>
        <w:drawing>
          <wp:inline distT="0" distB="0" distL="0" distR="0">
            <wp:extent cx="318135" cy="332740"/>
            <wp:effectExtent l="0" t="0" r="5715" b="0"/>
            <wp:docPr id="24" name="Picture 24" descr="cpa_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pa_5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8135" cy="332740"/>
                    </a:xfrm>
                    <a:prstGeom prst="rect">
                      <a:avLst/>
                    </a:prstGeom>
                    <a:noFill/>
                    <a:ln>
                      <a:noFill/>
                    </a:ln>
                  </pic:spPr>
                </pic:pic>
              </a:graphicData>
            </a:graphic>
          </wp:inline>
        </w:drawing>
      </w:r>
      <w:r w:rsidRPr="00F145F0">
        <w:rPr>
          <w:rFonts w:ascii="Calibri" w:hAnsi="Calibri" w:cs="Calibri"/>
        </w:rPr>
        <w:t>.</w:t>
      </w:r>
    </w:p>
    <w:p w:rsidR="00C37C3F" w:rsidRDefault="007F6532" w:rsidP="007F6532">
      <w:pPr>
        <w:pStyle w:val="Default"/>
        <w:numPr>
          <w:ilvl w:val="0"/>
          <w:numId w:val="2"/>
        </w:numPr>
        <w:spacing w:after="200" w:line="276" w:lineRule="auto"/>
        <w:ind w:left="360"/>
        <w:rPr>
          <w:rFonts w:ascii="Calibri" w:hAnsi="Calibri" w:cs="Calibri"/>
        </w:rPr>
      </w:pPr>
      <w:r w:rsidRPr="00F145F0">
        <w:rPr>
          <w:rFonts w:ascii="Calibri" w:hAnsi="Calibri" w:cs="Calibri"/>
        </w:rPr>
        <w:lastRenderedPageBreak/>
        <w:t xml:space="preserve">When CPA is started, it will ask to select a </w:t>
      </w:r>
      <w:r w:rsidRPr="00F145F0">
        <w:rPr>
          <w:rFonts w:ascii="Calibri" w:hAnsi="Calibri" w:cs="Calibri"/>
          <w:bCs/>
          <w:i/>
        </w:rPr>
        <w:t>properties file</w:t>
      </w:r>
      <w:r w:rsidRPr="00F145F0">
        <w:rPr>
          <w:rFonts w:ascii="Calibri" w:hAnsi="Calibri" w:cs="Calibri"/>
          <w:bCs/>
        </w:rPr>
        <w:t>.</w:t>
      </w:r>
      <w:r w:rsidRPr="00F145F0">
        <w:rPr>
          <w:rFonts w:ascii="Calibri" w:hAnsi="Calibri" w:cs="Calibri"/>
        </w:rPr>
        <w:t xml:space="preserve"> Select the properties file named </w:t>
      </w:r>
      <w:proofErr w:type="spellStart"/>
      <w:r w:rsidRPr="00F145F0">
        <w:rPr>
          <w:rFonts w:ascii="Calibri" w:hAnsi="Calibri" w:cs="Calibri"/>
          <w:i/>
        </w:rPr>
        <w:t>DefaultDB</w:t>
      </w:r>
      <w:proofErr w:type="spellEnd"/>
      <w:r w:rsidRPr="00F145F0">
        <w:rPr>
          <w:rFonts w:ascii="Calibri" w:hAnsi="Calibri" w:cs="Calibri"/>
          <w:i/>
        </w:rPr>
        <w:t xml:space="preserve"> .properties</w:t>
      </w:r>
      <w:r w:rsidRPr="00F145F0">
        <w:rPr>
          <w:rFonts w:ascii="Calibri" w:hAnsi="Calibri" w:cs="Calibri"/>
        </w:rPr>
        <w:t xml:space="preserve">, located in the Default Output Folder. The properties file was created by the </w:t>
      </w:r>
      <w:proofErr w:type="spellStart"/>
      <w:r w:rsidRPr="00F145F0">
        <w:rPr>
          <w:rFonts w:ascii="Calibri" w:hAnsi="Calibri" w:cs="Calibri"/>
          <w:i/>
        </w:rPr>
        <w:t>ExportToDatabase</w:t>
      </w:r>
      <w:proofErr w:type="spellEnd"/>
      <w:r w:rsidRPr="00F145F0">
        <w:rPr>
          <w:rFonts w:ascii="Calibri" w:hAnsi="Calibri" w:cs="Calibri"/>
        </w:rPr>
        <w:t xml:space="preserve"> module in your pipeline</w:t>
      </w:r>
      <w:r>
        <w:rPr>
          <w:rFonts w:ascii="Calibri" w:hAnsi="Calibri" w:cs="Calibri"/>
        </w:rPr>
        <w:t xml:space="preserve">.  </w:t>
      </w:r>
    </w:p>
    <w:p w:rsidR="00C37C3F" w:rsidRDefault="007F6532" w:rsidP="00C37C3F">
      <w:pPr>
        <w:pStyle w:val="Default"/>
        <w:numPr>
          <w:ilvl w:val="1"/>
          <w:numId w:val="2"/>
        </w:numPr>
        <w:spacing w:after="200" w:line="276" w:lineRule="auto"/>
        <w:ind w:left="720"/>
        <w:rPr>
          <w:rFonts w:ascii="Calibri" w:hAnsi="Calibri" w:cs="Calibri"/>
        </w:rPr>
      </w:pPr>
      <w:r>
        <w:rPr>
          <w:rFonts w:ascii="Calibri" w:hAnsi="Calibri" w:cs="Calibri"/>
        </w:rPr>
        <w:t>This file</w:t>
      </w:r>
      <w:r w:rsidRPr="00F145F0">
        <w:rPr>
          <w:rFonts w:ascii="Calibri" w:hAnsi="Calibri" w:cs="Calibri"/>
        </w:rPr>
        <w:t xml:space="preserve"> is a text file </w:t>
      </w:r>
      <w:r>
        <w:rPr>
          <w:rFonts w:ascii="Calibri" w:hAnsi="Calibri" w:cs="Calibri"/>
        </w:rPr>
        <w:t>that contains</w:t>
      </w:r>
      <w:r w:rsidRPr="00F145F0">
        <w:rPr>
          <w:rFonts w:ascii="Calibri" w:hAnsi="Calibri" w:cs="Calibri"/>
        </w:rPr>
        <w:t xml:space="preserve"> the settings</w:t>
      </w:r>
      <w:r>
        <w:rPr>
          <w:rFonts w:ascii="Calibri" w:hAnsi="Calibri" w:cs="Calibri"/>
        </w:rPr>
        <w:t xml:space="preserve"> necessary </w:t>
      </w:r>
      <w:r w:rsidRPr="00F145F0">
        <w:rPr>
          <w:rFonts w:ascii="Calibri" w:hAnsi="Calibri" w:cs="Calibri"/>
        </w:rPr>
        <w:t xml:space="preserve">for CPA to connect to the database </w:t>
      </w:r>
      <w:r>
        <w:rPr>
          <w:rFonts w:ascii="Calibri" w:hAnsi="Calibri" w:cs="Calibri"/>
        </w:rPr>
        <w:t xml:space="preserve">that </w:t>
      </w:r>
      <w:proofErr w:type="spellStart"/>
      <w:r w:rsidRPr="00F145F0">
        <w:rPr>
          <w:rFonts w:ascii="Calibri" w:hAnsi="Calibri" w:cs="Calibri"/>
        </w:rPr>
        <w:t>CellProfiler</w:t>
      </w:r>
      <w:proofErr w:type="spellEnd"/>
      <w:r w:rsidRPr="00654342">
        <w:rPr>
          <w:rFonts w:ascii="Calibri" w:hAnsi="Calibri" w:cs="Calibri"/>
        </w:rPr>
        <w:t xml:space="preserve"> </w:t>
      </w:r>
      <w:r>
        <w:rPr>
          <w:rFonts w:ascii="Calibri" w:hAnsi="Calibri" w:cs="Calibri"/>
        </w:rPr>
        <w:t xml:space="preserve">generated.  </w:t>
      </w:r>
    </w:p>
    <w:p w:rsidR="007F6532" w:rsidRPr="00F145F0" w:rsidRDefault="007F6532" w:rsidP="00C37C3F">
      <w:pPr>
        <w:pStyle w:val="Default"/>
        <w:numPr>
          <w:ilvl w:val="1"/>
          <w:numId w:val="2"/>
        </w:numPr>
        <w:spacing w:after="200" w:line="276" w:lineRule="auto"/>
        <w:ind w:left="720"/>
        <w:rPr>
          <w:rFonts w:ascii="Calibri" w:hAnsi="Calibri" w:cs="Calibri"/>
        </w:rPr>
      </w:pPr>
      <w:r>
        <w:rPr>
          <w:rFonts w:ascii="Calibri" w:hAnsi="Calibri" w:cs="Calibri"/>
        </w:rPr>
        <w:t>As a reminder, this database currently contains the measurement data obtained from all 26 images, and pointers to the location of those images on your hard drive.</w:t>
      </w:r>
      <w:r w:rsidRPr="00F145F0">
        <w:rPr>
          <w:rFonts w:ascii="Calibri" w:hAnsi="Calibri" w:cs="Calibri"/>
        </w:rPr>
        <w:t xml:space="preserve"> </w:t>
      </w:r>
    </w:p>
    <w:p w:rsidR="006531E5" w:rsidRPr="00F145F0" w:rsidRDefault="006531E5" w:rsidP="007F6532">
      <w:pPr>
        <w:pStyle w:val="Default"/>
        <w:spacing w:after="200" w:line="276" w:lineRule="auto"/>
        <w:rPr>
          <w:rFonts w:ascii="Calibri" w:hAnsi="Calibri" w:cs="Calibri"/>
        </w:rPr>
      </w:pPr>
    </w:p>
    <w:p w:rsidR="007F6532" w:rsidRPr="00F145F0" w:rsidRDefault="007F6532" w:rsidP="007F6532">
      <w:pPr>
        <w:pStyle w:val="Default"/>
        <w:numPr>
          <w:ilvl w:val="0"/>
          <w:numId w:val="16"/>
        </w:numPr>
        <w:spacing w:after="200" w:line="276" w:lineRule="auto"/>
        <w:rPr>
          <w:rFonts w:ascii="Calibri" w:hAnsi="Calibri" w:cs="Calibri"/>
        </w:rPr>
      </w:pPr>
      <w:r w:rsidRPr="00F145F0">
        <w:rPr>
          <w:rFonts w:ascii="Calibri" w:hAnsi="Calibri" w:cs="Calibri"/>
          <w:b/>
          <w:bCs/>
          <w:iCs/>
        </w:rPr>
        <w:t xml:space="preserve">Visualizing the measurements in </w:t>
      </w:r>
      <w:r>
        <w:rPr>
          <w:rFonts w:ascii="Calibri" w:hAnsi="Calibri" w:cs="Calibri"/>
          <w:b/>
          <w:bCs/>
          <w:iCs/>
        </w:rPr>
        <w:t xml:space="preserve">a 96-well </w:t>
      </w:r>
      <w:r w:rsidRPr="00F145F0">
        <w:rPr>
          <w:rFonts w:ascii="Calibri" w:hAnsi="Calibri" w:cs="Calibri"/>
          <w:b/>
          <w:bCs/>
          <w:iCs/>
        </w:rPr>
        <w:t>plate layout view</w:t>
      </w:r>
    </w:p>
    <w:p w:rsidR="007F6532" w:rsidRPr="00F145F0" w:rsidRDefault="007F6532" w:rsidP="007F6532">
      <w:pPr>
        <w:pStyle w:val="Default"/>
        <w:spacing w:after="200" w:line="276" w:lineRule="auto"/>
        <w:rPr>
          <w:rFonts w:ascii="Calibri" w:hAnsi="Calibri" w:cs="Calibri"/>
        </w:rPr>
      </w:pPr>
      <w:r w:rsidRPr="00F145F0">
        <w:rPr>
          <w:rFonts w:ascii="Calibri" w:hAnsi="Calibri" w:cs="Calibri"/>
        </w:rPr>
        <w:t xml:space="preserve">CPA has several tools available for displaying the data for exploration. If your data came from a </w:t>
      </w:r>
      <w:r>
        <w:rPr>
          <w:rFonts w:ascii="Calibri" w:hAnsi="Calibri" w:cs="Calibri"/>
        </w:rPr>
        <w:t xml:space="preserve">multi-well </w:t>
      </w:r>
      <w:r w:rsidRPr="00F145F0">
        <w:rPr>
          <w:rFonts w:ascii="Calibri" w:hAnsi="Calibri" w:cs="Calibri"/>
        </w:rPr>
        <w:lastRenderedPageBreak/>
        <w:t xml:space="preserve">plate, </w:t>
      </w:r>
      <w:r>
        <w:rPr>
          <w:rFonts w:ascii="Calibri" w:hAnsi="Calibri" w:cs="Calibri"/>
        </w:rPr>
        <w:t>such as the 96-well plate for this particular</w:t>
      </w:r>
      <w:r w:rsidRPr="00F145F0">
        <w:rPr>
          <w:rFonts w:ascii="Calibri" w:hAnsi="Calibri" w:cs="Calibri"/>
        </w:rPr>
        <w:t xml:space="preserve"> translocation assay,</w:t>
      </w:r>
      <w:r>
        <w:rPr>
          <w:rFonts w:ascii="Calibri" w:hAnsi="Calibri" w:cs="Calibri"/>
        </w:rPr>
        <w:t xml:space="preserve"> then</w:t>
      </w:r>
      <w:r w:rsidRPr="00F145F0">
        <w:rPr>
          <w:rFonts w:ascii="Calibri" w:hAnsi="Calibri" w:cs="Calibri"/>
        </w:rPr>
        <w:t xml:space="preserve"> one of the most useful </w:t>
      </w:r>
      <w:r>
        <w:rPr>
          <w:rFonts w:ascii="Calibri" w:hAnsi="Calibri" w:cs="Calibri"/>
        </w:rPr>
        <w:t>data visualization tools</w:t>
      </w:r>
      <w:r w:rsidRPr="00F145F0">
        <w:rPr>
          <w:rFonts w:ascii="Calibri" w:hAnsi="Calibri" w:cs="Calibri"/>
        </w:rPr>
        <w:t xml:space="preserve"> </w:t>
      </w:r>
      <w:r>
        <w:rPr>
          <w:rFonts w:ascii="Calibri" w:hAnsi="Calibri" w:cs="Calibri"/>
        </w:rPr>
        <w:t xml:space="preserve">available is the </w:t>
      </w:r>
      <w:r w:rsidRPr="00F145F0">
        <w:rPr>
          <w:rFonts w:ascii="Calibri" w:hAnsi="Calibri" w:cs="Calibri"/>
        </w:rPr>
        <w:t>plate layout format.</w:t>
      </w:r>
    </w:p>
    <w:p w:rsidR="007F6532" w:rsidRPr="00F145F0" w:rsidRDefault="007F6532" w:rsidP="007F6532">
      <w:pPr>
        <w:pStyle w:val="Default"/>
        <w:numPr>
          <w:ilvl w:val="0"/>
          <w:numId w:val="10"/>
        </w:numPr>
        <w:spacing w:after="200" w:line="276" w:lineRule="auto"/>
        <w:ind w:left="360"/>
        <w:rPr>
          <w:rFonts w:ascii="Calibri" w:hAnsi="Calibri" w:cs="Calibri"/>
        </w:rPr>
      </w:pPr>
      <w:r w:rsidRPr="00F145F0">
        <w:rPr>
          <w:rFonts w:ascii="Calibri" w:hAnsi="Calibri" w:cs="Calibri"/>
        </w:rPr>
        <w:t xml:space="preserve">Click on the </w:t>
      </w:r>
      <w:r w:rsidRPr="00F145F0">
        <w:rPr>
          <w:rFonts w:ascii="Calibri" w:hAnsi="Calibri" w:cs="Calibri"/>
          <w:bCs/>
        </w:rPr>
        <w:t xml:space="preserve">Plate Viewer icon </w:t>
      </w:r>
      <w:r w:rsidRPr="00F145F0">
        <w:rPr>
          <w:rFonts w:ascii="Calibri" w:hAnsi="Calibri" w:cs="Calibri"/>
        </w:rPr>
        <w:t>in the CPA menu (</w:t>
      </w:r>
      <w:r w:rsidR="00CD1805">
        <w:rPr>
          <w:rFonts w:ascii="Calibri" w:hAnsi="Calibri" w:cs="Calibri"/>
          <w:noProof/>
        </w:rPr>
        <w:drawing>
          <wp:inline distT="0" distB="0" distL="0" distR="0">
            <wp:extent cx="259715" cy="259715"/>
            <wp:effectExtent l="0" t="0" r="6985" b="6985"/>
            <wp:docPr id="25" name="Picture 26" descr="platemapbrow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platemapbrowse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9715" cy="259715"/>
                    </a:xfrm>
                    <a:prstGeom prst="rect">
                      <a:avLst/>
                    </a:prstGeom>
                    <a:noFill/>
                    <a:ln>
                      <a:noFill/>
                    </a:ln>
                  </pic:spPr>
                </pic:pic>
              </a:graphicData>
            </a:graphic>
          </wp:inline>
        </w:drawing>
      </w:r>
      <w:r w:rsidRPr="00F145F0">
        <w:rPr>
          <w:rFonts w:ascii="Calibri" w:hAnsi="Calibri" w:cs="Calibri"/>
        </w:rPr>
        <w:t>, 2</w:t>
      </w:r>
      <w:r w:rsidRPr="00F145F0">
        <w:rPr>
          <w:rFonts w:ascii="Calibri" w:hAnsi="Calibri" w:cs="Calibri"/>
          <w:vertAlign w:val="superscript"/>
        </w:rPr>
        <w:t>nd</w:t>
      </w:r>
      <w:r w:rsidRPr="00F145F0">
        <w:rPr>
          <w:rFonts w:ascii="Calibri" w:hAnsi="Calibri" w:cs="Calibri"/>
        </w:rPr>
        <w:t xml:space="preserve"> from the left). This selection brings up a 96-well formatted display of the plate from which your images originated. The colored squares represent wells for which measurement data is present; crossed-out wells indicate wells with no measurements. Notice that 26 out of the 96 wells have data associated with them. </w:t>
      </w:r>
      <w:r w:rsidR="00861CE8" w:rsidRPr="00F145F0">
        <w:rPr>
          <w:rFonts w:ascii="Calibri" w:hAnsi="Calibri" w:cs="Calibri"/>
        </w:rPr>
        <w:t xml:space="preserve">Mouse over a few of the wells to see a </w:t>
      </w:r>
      <w:r w:rsidR="00861CE8">
        <w:rPr>
          <w:rFonts w:ascii="Calibri" w:hAnsi="Calibri" w:cs="Calibri"/>
        </w:rPr>
        <w:t>“</w:t>
      </w:r>
      <w:r w:rsidR="00861CE8" w:rsidRPr="00F145F0">
        <w:rPr>
          <w:rFonts w:ascii="Calibri" w:hAnsi="Calibri" w:cs="Calibri"/>
        </w:rPr>
        <w:t>tool</w:t>
      </w:r>
      <w:r w:rsidR="00861CE8">
        <w:rPr>
          <w:rFonts w:ascii="Calibri" w:hAnsi="Calibri" w:cs="Calibri"/>
        </w:rPr>
        <w:t>-</w:t>
      </w:r>
      <w:r w:rsidR="00861CE8" w:rsidRPr="00F145F0">
        <w:rPr>
          <w:rFonts w:ascii="Calibri" w:hAnsi="Calibri" w:cs="Calibri"/>
        </w:rPr>
        <w:t>tip</w:t>
      </w:r>
      <w:r w:rsidR="00861CE8">
        <w:rPr>
          <w:rFonts w:ascii="Calibri" w:hAnsi="Calibri" w:cs="Calibri"/>
        </w:rPr>
        <w:t>” box appear, which states</w:t>
      </w:r>
      <w:r w:rsidR="00861CE8" w:rsidRPr="00F145F0">
        <w:rPr>
          <w:rFonts w:ascii="Calibri" w:hAnsi="Calibri" w:cs="Calibri"/>
        </w:rPr>
        <w:t xml:space="preserve"> the actual </w:t>
      </w:r>
      <w:r w:rsidR="00861CE8">
        <w:rPr>
          <w:rFonts w:ascii="Calibri" w:hAnsi="Calibri" w:cs="Calibri"/>
        </w:rPr>
        <w:t>per-well</w:t>
      </w:r>
      <w:r w:rsidR="00861CE8" w:rsidRPr="00F145F0">
        <w:rPr>
          <w:rFonts w:ascii="Calibri" w:hAnsi="Calibri" w:cs="Calibri"/>
        </w:rPr>
        <w:t xml:space="preserve"> value</w:t>
      </w:r>
      <w:r w:rsidR="00861CE8">
        <w:rPr>
          <w:rFonts w:ascii="Calibri" w:hAnsi="Calibri" w:cs="Calibri"/>
        </w:rPr>
        <w:t>.</w:t>
      </w:r>
    </w:p>
    <w:p w:rsidR="00F71849" w:rsidRPr="00861CE8" w:rsidRDefault="007F6532" w:rsidP="00861CE8">
      <w:pPr>
        <w:pStyle w:val="Default"/>
        <w:numPr>
          <w:ilvl w:val="0"/>
          <w:numId w:val="10"/>
        </w:numPr>
        <w:spacing w:after="200" w:line="276" w:lineRule="auto"/>
        <w:ind w:left="360"/>
        <w:rPr>
          <w:rFonts w:ascii="Calibri" w:hAnsi="Calibri" w:cs="Calibri"/>
        </w:rPr>
      </w:pPr>
      <w:r w:rsidRPr="00F145F0">
        <w:rPr>
          <w:rFonts w:ascii="Calibri" w:hAnsi="Calibri" w:cs="Calibri"/>
        </w:rPr>
        <w:t xml:space="preserve">The initial color coding represents the image index, a bookkeeping measurement which is not relevant </w:t>
      </w:r>
      <w:r>
        <w:rPr>
          <w:rFonts w:ascii="Calibri" w:hAnsi="Calibri" w:cs="Calibri"/>
        </w:rPr>
        <w:t>for the level of analysis that we are doing in this exercise</w:t>
      </w:r>
      <w:r w:rsidRPr="00F145F0">
        <w:rPr>
          <w:rFonts w:ascii="Calibri" w:hAnsi="Calibri" w:cs="Calibri"/>
        </w:rPr>
        <w:t xml:space="preserve">. Under the </w:t>
      </w:r>
      <w:r w:rsidRPr="00F145F0">
        <w:rPr>
          <w:rFonts w:ascii="Calibri" w:hAnsi="Calibri" w:cs="Calibri"/>
          <w:bCs/>
          <w:i/>
        </w:rPr>
        <w:t>Measurements</w:t>
      </w:r>
      <w:r w:rsidRPr="00F145F0">
        <w:rPr>
          <w:rFonts w:ascii="Calibri" w:hAnsi="Calibri" w:cs="Calibri"/>
          <w:b/>
          <w:bCs/>
        </w:rPr>
        <w:t xml:space="preserve"> </w:t>
      </w:r>
      <w:r w:rsidRPr="00F145F0">
        <w:rPr>
          <w:rFonts w:ascii="Calibri" w:hAnsi="Calibri" w:cs="Calibri"/>
          <w:bCs/>
        </w:rPr>
        <w:t>drop-down</w:t>
      </w:r>
      <w:r>
        <w:rPr>
          <w:rFonts w:ascii="Calibri" w:hAnsi="Calibri" w:cs="Calibri"/>
          <w:bCs/>
        </w:rPr>
        <w:t xml:space="preserve"> list</w:t>
      </w:r>
      <w:r w:rsidRPr="00F145F0">
        <w:rPr>
          <w:rFonts w:ascii="Calibri" w:hAnsi="Calibri" w:cs="Calibri"/>
          <w:bCs/>
        </w:rPr>
        <w:t xml:space="preserve">, </w:t>
      </w:r>
      <w:r w:rsidRPr="00F145F0">
        <w:rPr>
          <w:rFonts w:ascii="Calibri" w:hAnsi="Calibri" w:cs="Calibri"/>
        </w:rPr>
        <w:lastRenderedPageBreak/>
        <w:t>cho</w:t>
      </w:r>
      <w:r>
        <w:rPr>
          <w:rFonts w:ascii="Calibri" w:hAnsi="Calibri" w:cs="Calibri"/>
        </w:rPr>
        <w:t>o</w:t>
      </w:r>
      <w:r w:rsidRPr="00F145F0">
        <w:rPr>
          <w:rFonts w:ascii="Calibri" w:hAnsi="Calibri" w:cs="Calibri"/>
        </w:rPr>
        <w:t>se</w:t>
      </w:r>
      <w:r w:rsidRPr="00F145F0">
        <w:rPr>
          <w:rFonts w:ascii="Calibri" w:hAnsi="Calibri" w:cs="Calibri"/>
          <w:i/>
        </w:rPr>
        <w:t xml:space="preserve"> “</w:t>
      </w:r>
      <w:proofErr w:type="spellStart"/>
      <w:r w:rsidRPr="00F145F0">
        <w:rPr>
          <w:rFonts w:ascii="Calibri" w:hAnsi="Calibri" w:cs="Calibri"/>
          <w:bCs/>
          <w:i/>
        </w:rPr>
        <w:t>Image_Metadata_Dose</w:t>
      </w:r>
      <w:proofErr w:type="spellEnd"/>
      <w:r w:rsidRPr="00F145F0">
        <w:rPr>
          <w:rFonts w:ascii="Calibri" w:hAnsi="Calibri" w:cs="Calibri"/>
          <w:bCs/>
          <w:i/>
        </w:rPr>
        <w:t>”</w:t>
      </w:r>
      <w:r w:rsidRPr="00F145F0">
        <w:rPr>
          <w:rFonts w:ascii="Calibri" w:hAnsi="Calibri" w:cs="Calibri"/>
          <w:b/>
          <w:bCs/>
        </w:rPr>
        <w:t xml:space="preserve"> </w:t>
      </w:r>
      <w:r w:rsidRPr="00F145F0">
        <w:rPr>
          <w:rFonts w:ascii="Calibri" w:hAnsi="Calibri" w:cs="Calibri"/>
        </w:rPr>
        <w:t>from the list</w:t>
      </w:r>
      <w:r>
        <w:rPr>
          <w:rFonts w:ascii="Calibri" w:hAnsi="Calibri" w:cs="Calibri"/>
        </w:rPr>
        <w:t xml:space="preserve">, in order to </w:t>
      </w:r>
      <w:r w:rsidRPr="00F145F0">
        <w:rPr>
          <w:rFonts w:ascii="Calibri" w:hAnsi="Calibri" w:cs="Calibri"/>
        </w:rPr>
        <w:t>visualize the drug concentrations added to each well</w:t>
      </w:r>
      <w:r w:rsidR="00861CE8">
        <w:rPr>
          <w:rFonts w:ascii="Calibri" w:hAnsi="Calibri" w:cs="Calibri"/>
        </w:rPr>
        <w:t>. In particular, t</w:t>
      </w:r>
      <w:r w:rsidR="00F71849" w:rsidRPr="00861CE8">
        <w:rPr>
          <w:rFonts w:ascii="Calibri" w:hAnsi="Calibri" w:cs="Calibri"/>
        </w:rPr>
        <w:t>ake note of the following:</w:t>
      </w:r>
    </w:p>
    <w:p w:rsidR="00F71849" w:rsidRDefault="0077043F" w:rsidP="00F71849">
      <w:pPr>
        <w:pStyle w:val="Default"/>
        <w:numPr>
          <w:ilvl w:val="1"/>
          <w:numId w:val="10"/>
        </w:numPr>
        <w:spacing w:after="200" w:line="276" w:lineRule="auto"/>
        <w:ind w:left="720"/>
        <w:rPr>
          <w:rFonts w:ascii="Calibri" w:hAnsi="Calibri" w:cs="Calibri"/>
        </w:rPr>
      </w:pPr>
      <w:r>
        <w:rPr>
          <w:rFonts w:ascii="Calibri" w:hAnsi="Calibri" w:cs="Calibri"/>
        </w:rPr>
        <w:t xml:space="preserve">Column 1, rows A-D, </w:t>
      </w:r>
      <w:r w:rsidR="00F71849">
        <w:rPr>
          <w:rFonts w:ascii="Calibri" w:hAnsi="Calibri" w:cs="Calibri"/>
        </w:rPr>
        <w:t>column 12, rows E-H</w:t>
      </w:r>
      <w:r>
        <w:rPr>
          <w:rFonts w:ascii="Calibri" w:hAnsi="Calibri" w:cs="Calibri"/>
        </w:rPr>
        <w:t xml:space="preserve"> and well E02</w:t>
      </w:r>
      <w:r w:rsidR="00F71849">
        <w:rPr>
          <w:rFonts w:ascii="Calibri" w:hAnsi="Calibri" w:cs="Calibri"/>
        </w:rPr>
        <w:t>: Negative controls, i.e., no drug added</w:t>
      </w:r>
    </w:p>
    <w:p w:rsidR="00F71849" w:rsidRPr="00F71849" w:rsidRDefault="00F71849" w:rsidP="00F71849">
      <w:pPr>
        <w:pStyle w:val="Default"/>
        <w:numPr>
          <w:ilvl w:val="1"/>
          <w:numId w:val="10"/>
        </w:numPr>
        <w:spacing w:after="200" w:line="276" w:lineRule="auto"/>
        <w:ind w:left="720"/>
        <w:rPr>
          <w:rFonts w:ascii="Calibri" w:hAnsi="Calibri" w:cs="Calibri"/>
        </w:rPr>
      </w:pPr>
      <w:r>
        <w:rPr>
          <w:rFonts w:ascii="Calibri" w:hAnsi="Calibri" w:cs="Calibri"/>
        </w:rPr>
        <w:t xml:space="preserve">Column 1, rows E-H and column 12, rows A-D: Positive controls, i.e., 150 </w:t>
      </w:r>
      <w:proofErr w:type="spellStart"/>
      <w:r>
        <w:rPr>
          <w:rFonts w:ascii="Calibri" w:hAnsi="Calibri" w:cs="Calibri"/>
        </w:rPr>
        <w:t>nM</w:t>
      </w:r>
      <w:proofErr w:type="spellEnd"/>
      <w:r>
        <w:rPr>
          <w:rFonts w:ascii="Calibri" w:hAnsi="Calibri" w:cs="Calibri"/>
        </w:rPr>
        <w:t xml:space="preserve"> </w:t>
      </w:r>
      <w:proofErr w:type="spellStart"/>
      <w:r>
        <w:rPr>
          <w:rFonts w:ascii="Calibri" w:hAnsi="Calibri" w:cs="Calibri"/>
        </w:rPr>
        <w:t>Wortmannin</w:t>
      </w:r>
      <w:proofErr w:type="spellEnd"/>
    </w:p>
    <w:p w:rsidR="00F71849" w:rsidRDefault="00F71849" w:rsidP="00F71849">
      <w:pPr>
        <w:pStyle w:val="Default"/>
        <w:numPr>
          <w:ilvl w:val="1"/>
          <w:numId w:val="10"/>
        </w:numPr>
        <w:spacing w:after="200" w:line="276" w:lineRule="auto"/>
        <w:ind w:left="720"/>
        <w:rPr>
          <w:rFonts w:ascii="Calibri" w:hAnsi="Calibri" w:cs="Calibri"/>
        </w:rPr>
      </w:pPr>
      <w:r>
        <w:rPr>
          <w:rFonts w:ascii="Calibri" w:hAnsi="Calibri" w:cs="Calibri"/>
        </w:rPr>
        <w:t xml:space="preserve">Row E, columns 2-11: Nine doses of 2-fold dilutions of </w:t>
      </w:r>
      <w:proofErr w:type="spellStart"/>
      <w:r>
        <w:rPr>
          <w:rFonts w:ascii="Calibri" w:hAnsi="Calibri" w:cs="Calibri"/>
        </w:rPr>
        <w:t>Wortmannin</w:t>
      </w:r>
      <w:proofErr w:type="spellEnd"/>
      <w:r>
        <w:rPr>
          <w:rFonts w:ascii="Calibri" w:hAnsi="Calibri" w:cs="Calibri"/>
        </w:rPr>
        <w:t>, increasing from left to right.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790"/>
      </w:tblGrid>
      <w:tr w:rsidR="008F0EFB" w:rsidRPr="00F145F0" w:rsidTr="00C2407E">
        <w:tc>
          <w:tcPr>
            <w:tcW w:w="11016" w:type="dxa"/>
            <w:shd w:val="clear" w:color="auto" w:fill="auto"/>
          </w:tcPr>
          <w:p w:rsidR="008F0EFB" w:rsidRPr="00F145F0" w:rsidRDefault="00CD1805" w:rsidP="00C2407E">
            <w:pPr>
              <w:spacing w:after="0"/>
              <w:jc w:val="center"/>
              <w:rPr>
                <w:sz w:val="24"/>
                <w:szCs w:val="24"/>
              </w:rPr>
            </w:pPr>
            <w:r>
              <w:rPr>
                <w:noProof/>
              </w:rPr>
              <w:drawing>
                <wp:inline distT="0" distB="0" distL="0" distR="0">
                  <wp:extent cx="4963160" cy="3222625"/>
                  <wp:effectExtent l="0" t="0" r="8890" b="0"/>
                  <wp:docPr id="2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63160" cy="3222625"/>
                          </a:xfrm>
                          <a:prstGeom prst="rect">
                            <a:avLst/>
                          </a:prstGeom>
                          <a:noFill/>
                          <a:ln>
                            <a:noFill/>
                          </a:ln>
                        </pic:spPr>
                      </pic:pic>
                    </a:graphicData>
                  </a:graphic>
                </wp:inline>
              </w:drawing>
            </w:r>
          </w:p>
        </w:tc>
      </w:tr>
      <w:tr w:rsidR="008F0EFB" w:rsidRPr="00F145F0" w:rsidTr="00C2407E">
        <w:tc>
          <w:tcPr>
            <w:tcW w:w="11016" w:type="dxa"/>
            <w:shd w:val="clear" w:color="auto" w:fill="auto"/>
          </w:tcPr>
          <w:p w:rsidR="008F0EFB" w:rsidRPr="00F145F0" w:rsidRDefault="008F0EFB" w:rsidP="00C2407E">
            <w:pPr>
              <w:pStyle w:val="Caption"/>
            </w:pPr>
            <w:r w:rsidRPr="00F145F0">
              <w:rPr>
                <w:color w:val="auto"/>
              </w:rPr>
              <w:t xml:space="preserve">Figure </w:t>
            </w:r>
            <w:bookmarkStart w:id="13" w:name="PlateViewer_DoseMetadata"/>
            <w:r w:rsidRPr="00F145F0">
              <w:rPr>
                <w:color w:val="auto"/>
              </w:rPr>
              <w:fldChar w:fldCharType="begin"/>
            </w:r>
            <w:r w:rsidRPr="00F145F0">
              <w:rPr>
                <w:color w:val="auto"/>
              </w:rPr>
              <w:instrText xml:space="preserve"> SEQ Figure \* ARABIC </w:instrText>
            </w:r>
            <w:r w:rsidRPr="00F145F0">
              <w:rPr>
                <w:color w:val="auto"/>
              </w:rPr>
              <w:fldChar w:fldCharType="separate"/>
            </w:r>
            <w:r>
              <w:rPr>
                <w:noProof/>
                <w:color w:val="auto"/>
              </w:rPr>
              <w:t>6</w:t>
            </w:r>
            <w:r w:rsidRPr="00F145F0">
              <w:rPr>
                <w:color w:val="auto"/>
              </w:rPr>
              <w:fldChar w:fldCharType="end"/>
            </w:r>
            <w:bookmarkEnd w:id="13"/>
            <w:r w:rsidRPr="00F145F0">
              <w:rPr>
                <w:color w:val="auto"/>
              </w:rPr>
              <w:t xml:space="preserve">: </w:t>
            </w:r>
            <w:r w:rsidRPr="00F145F0">
              <w:rPr>
                <w:b w:val="0"/>
                <w:color w:val="auto"/>
              </w:rPr>
              <w:t xml:space="preserve">The </w:t>
            </w:r>
            <w:r w:rsidRPr="00F145F0">
              <w:rPr>
                <w:b w:val="0"/>
                <w:i/>
                <w:color w:val="auto"/>
              </w:rPr>
              <w:t>Plate</w:t>
            </w:r>
            <w:r>
              <w:rPr>
                <w:b w:val="0"/>
                <w:i/>
                <w:color w:val="auto"/>
              </w:rPr>
              <w:t xml:space="preserve"> </w:t>
            </w:r>
            <w:r w:rsidRPr="00F145F0">
              <w:rPr>
                <w:b w:val="0"/>
                <w:i/>
                <w:color w:val="auto"/>
              </w:rPr>
              <w:t>Viewer</w:t>
            </w:r>
            <w:r w:rsidRPr="00F145F0">
              <w:rPr>
                <w:b w:val="0"/>
                <w:color w:val="auto"/>
              </w:rPr>
              <w:t xml:space="preserve"> </w:t>
            </w:r>
            <w:r>
              <w:rPr>
                <w:b w:val="0"/>
                <w:color w:val="auto"/>
              </w:rPr>
              <w:t>visualization tool</w:t>
            </w:r>
            <w:r w:rsidRPr="00F145F0">
              <w:rPr>
                <w:b w:val="0"/>
                <w:color w:val="auto"/>
              </w:rPr>
              <w:t xml:space="preserve"> illustrating the drug dosages applied to the plate.</w:t>
            </w:r>
          </w:p>
        </w:tc>
      </w:tr>
    </w:tbl>
    <w:p w:rsidR="008F0EFB" w:rsidRDefault="008F0EFB" w:rsidP="008F0EFB">
      <w:pPr>
        <w:pStyle w:val="Default"/>
        <w:spacing w:after="200" w:line="276" w:lineRule="auto"/>
        <w:ind w:left="360"/>
        <w:rPr>
          <w:rFonts w:ascii="Calibri" w:hAnsi="Calibri" w:cs="Calibri"/>
        </w:rPr>
      </w:pPr>
    </w:p>
    <w:p w:rsidR="007F6532" w:rsidRPr="00F145F0" w:rsidRDefault="007F6532" w:rsidP="007F6532">
      <w:pPr>
        <w:pStyle w:val="Default"/>
        <w:numPr>
          <w:ilvl w:val="0"/>
          <w:numId w:val="10"/>
        </w:numPr>
        <w:spacing w:after="200" w:line="276" w:lineRule="auto"/>
        <w:ind w:left="360"/>
        <w:rPr>
          <w:rFonts w:ascii="Calibri" w:hAnsi="Calibri" w:cs="Calibri"/>
        </w:rPr>
      </w:pPr>
      <w:r w:rsidRPr="00F145F0">
        <w:rPr>
          <w:rFonts w:ascii="Calibri" w:hAnsi="Calibri" w:cs="Calibri"/>
        </w:rPr>
        <w:lastRenderedPageBreak/>
        <w:t>Select “</w:t>
      </w:r>
      <w:proofErr w:type="spellStart"/>
      <w:r w:rsidRPr="00F145F0">
        <w:rPr>
          <w:rFonts w:ascii="Calibri" w:hAnsi="Calibri" w:cs="Calibri"/>
          <w:i/>
        </w:rPr>
        <w:t>Image_Count_Nuclei</w:t>
      </w:r>
      <w:proofErr w:type="spellEnd"/>
      <w:r w:rsidRPr="00F145F0">
        <w:rPr>
          <w:rFonts w:ascii="Calibri" w:hAnsi="Calibri" w:cs="Calibri"/>
          <w:i/>
        </w:rPr>
        <w:t>”</w:t>
      </w:r>
      <w:r w:rsidRPr="00F145F0">
        <w:rPr>
          <w:rFonts w:ascii="Calibri" w:hAnsi="Calibri" w:cs="Calibri"/>
        </w:rPr>
        <w:t xml:space="preserve"> from the </w:t>
      </w:r>
      <w:r w:rsidRPr="00F145F0">
        <w:rPr>
          <w:rFonts w:ascii="Calibri" w:hAnsi="Calibri" w:cs="Calibri"/>
          <w:i/>
        </w:rPr>
        <w:t>Measurement</w:t>
      </w:r>
      <w:r w:rsidRPr="00F145F0">
        <w:rPr>
          <w:rFonts w:ascii="Calibri" w:hAnsi="Calibri" w:cs="Calibri"/>
        </w:rPr>
        <w:t xml:space="preserve"> drop-down to show the nuclei count for each image.</w:t>
      </w:r>
    </w:p>
    <w:p w:rsidR="007F6532" w:rsidRPr="00F145F0" w:rsidRDefault="007F6532" w:rsidP="007F6532">
      <w:pPr>
        <w:pStyle w:val="Default"/>
        <w:numPr>
          <w:ilvl w:val="0"/>
          <w:numId w:val="10"/>
        </w:numPr>
        <w:spacing w:after="200" w:line="276" w:lineRule="auto"/>
        <w:ind w:left="360"/>
        <w:rPr>
          <w:rFonts w:ascii="Calibri" w:hAnsi="Calibri" w:cs="Calibri"/>
        </w:rPr>
      </w:pPr>
      <w:r w:rsidRPr="00F145F0">
        <w:rPr>
          <w:rFonts w:ascii="Calibri" w:hAnsi="Calibri" w:cs="Calibri"/>
        </w:rPr>
        <w:t>Per-object measurements can also be displayed using this tool. Select “Per-object” as the Data Source, and “</w:t>
      </w:r>
      <w:proofErr w:type="spellStart"/>
      <w:r w:rsidRPr="00F145F0">
        <w:rPr>
          <w:rFonts w:ascii="Calibri" w:hAnsi="Calibri" w:cs="Calibri"/>
          <w:i/>
        </w:rPr>
        <w:t>Cytoplasm_Math_IntensityRatio</w:t>
      </w:r>
      <w:proofErr w:type="spellEnd"/>
      <w:r w:rsidRPr="00F145F0">
        <w:rPr>
          <w:rFonts w:ascii="Calibri" w:hAnsi="Calibri" w:cs="Calibri"/>
          <w:i/>
        </w:rPr>
        <w:t>”</w:t>
      </w:r>
      <w:r w:rsidRPr="00F145F0">
        <w:rPr>
          <w:rFonts w:ascii="Calibri" w:hAnsi="Calibri" w:cs="Calibri"/>
        </w:rPr>
        <w:t xml:space="preserve"> as the Measurement. Since each well can display only one value</w:t>
      </w:r>
      <w:r>
        <w:rPr>
          <w:rFonts w:ascii="Calibri" w:hAnsi="Calibri" w:cs="Calibri"/>
        </w:rPr>
        <w:t>,</w:t>
      </w:r>
      <w:r w:rsidRPr="00F145F0">
        <w:rPr>
          <w:rFonts w:ascii="Calibri" w:hAnsi="Calibri" w:cs="Calibri"/>
        </w:rPr>
        <w:t xml:space="preserve"> but there are multiple objects per well, the Plate Viewer displays an aggregate statistic of the per-object measurements for each well. </w:t>
      </w:r>
      <w:r>
        <w:rPr>
          <w:rFonts w:ascii="Calibri" w:hAnsi="Calibri" w:cs="Calibri"/>
        </w:rPr>
        <w:t xml:space="preserve"> (Note that y</w:t>
      </w:r>
      <w:r w:rsidRPr="00F145F0">
        <w:rPr>
          <w:rFonts w:ascii="Calibri" w:hAnsi="Calibri" w:cs="Calibri"/>
        </w:rPr>
        <w:t>ou can change the statistic used</w:t>
      </w:r>
      <w:r>
        <w:rPr>
          <w:rFonts w:ascii="Calibri" w:hAnsi="Calibri" w:cs="Calibri"/>
        </w:rPr>
        <w:t>, at this step,</w:t>
      </w:r>
      <w:r w:rsidRPr="00F145F0">
        <w:rPr>
          <w:rFonts w:ascii="Calibri" w:hAnsi="Calibri" w:cs="Calibri"/>
        </w:rPr>
        <w:t xml:space="preserve"> by selecting it from the “Aggregation method” drop-down in the “Data aggregation” panel.</w:t>
      </w:r>
      <w:r>
        <w:rPr>
          <w:rFonts w:ascii="Calibri" w:hAnsi="Calibri" w:cs="Calibri"/>
        </w:rPr>
        <w:t>)</w:t>
      </w:r>
    </w:p>
    <w:p w:rsidR="007F6532" w:rsidRPr="00F145F0" w:rsidRDefault="007F6532" w:rsidP="007F6532">
      <w:pPr>
        <w:pStyle w:val="Default"/>
        <w:numPr>
          <w:ilvl w:val="0"/>
          <w:numId w:val="10"/>
        </w:numPr>
        <w:spacing w:after="200" w:line="276" w:lineRule="auto"/>
        <w:ind w:left="360"/>
        <w:rPr>
          <w:rFonts w:ascii="Calibri" w:hAnsi="Calibri" w:cs="Calibri"/>
        </w:rPr>
      </w:pPr>
      <w:r>
        <w:rPr>
          <w:rFonts w:ascii="Calibri" w:hAnsi="Calibri" w:cs="Calibri"/>
        </w:rPr>
        <w:t>In this step, you will see how the i</w:t>
      </w:r>
      <w:r w:rsidRPr="00F145F0">
        <w:rPr>
          <w:rFonts w:ascii="Calibri" w:hAnsi="Calibri" w:cs="Calibri"/>
        </w:rPr>
        <w:t xml:space="preserve">mage thumbnails can also be shown in the viewer. </w:t>
      </w:r>
      <w:r>
        <w:rPr>
          <w:rFonts w:ascii="Calibri" w:hAnsi="Calibri" w:cs="Calibri"/>
        </w:rPr>
        <w:t>To do this, u</w:t>
      </w:r>
      <w:r w:rsidRPr="00F145F0">
        <w:rPr>
          <w:rFonts w:ascii="Calibri" w:hAnsi="Calibri" w:cs="Calibri"/>
        </w:rPr>
        <w:t>nder “Well display” in the “View options” panel, select “thumbnail.” The colored well squares will be replaced with merged color thumbnails of the original images.</w:t>
      </w:r>
    </w:p>
    <w:p w:rsidR="007F6532" w:rsidRPr="00F145F0" w:rsidRDefault="007F6532" w:rsidP="007F6532">
      <w:pPr>
        <w:pStyle w:val="Default"/>
        <w:numPr>
          <w:ilvl w:val="0"/>
          <w:numId w:val="10"/>
        </w:numPr>
        <w:spacing w:after="200" w:line="276" w:lineRule="auto"/>
        <w:ind w:left="360"/>
        <w:rPr>
          <w:rFonts w:ascii="Calibri" w:hAnsi="Calibri" w:cs="Calibri"/>
        </w:rPr>
      </w:pPr>
      <w:r>
        <w:rPr>
          <w:rFonts w:ascii="Calibri" w:hAnsi="Calibri" w:cs="Calibri"/>
        </w:rPr>
        <w:lastRenderedPageBreak/>
        <w:t xml:space="preserve">In order to see that the </w:t>
      </w:r>
      <w:r w:rsidRPr="00F145F0">
        <w:rPr>
          <w:rFonts w:ascii="Calibri" w:hAnsi="Calibri" w:cs="Calibri"/>
        </w:rPr>
        <w:t>original images are linked to the well display</w:t>
      </w:r>
      <w:r>
        <w:rPr>
          <w:rFonts w:ascii="Calibri" w:hAnsi="Calibri" w:cs="Calibri"/>
        </w:rPr>
        <w:t>, you should r</w:t>
      </w:r>
      <w:r w:rsidRPr="00F145F0">
        <w:rPr>
          <w:rFonts w:ascii="Calibri" w:hAnsi="Calibri" w:cs="Calibri"/>
        </w:rPr>
        <w:t>ight-click on a well and select the image number corresponding to the image of interest</w:t>
      </w:r>
      <w:r>
        <w:rPr>
          <w:rFonts w:ascii="Calibri" w:hAnsi="Calibri" w:cs="Calibri"/>
        </w:rPr>
        <w:t>, in order</w:t>
      </w:r>
      <w:r w:rsidRPr="00F145F0">
        <w:rPr>
          <w:rFonts w:ascii="Calibri" w:hAnsi="Calibri" w:cs="Calibri"/>
        </w:rPr>
        <w:t xml:space="preserve"> to display the full image. </w:t>
      </w:r>
      <w:r>
        <w:rPr>
          <w:rFonts w:ascii="Calibri" w:hAnsi="Calibri" w:cs="Calibri"/>
        </w:rPr>
        <w:t>(Note that</w:t>
      </w:r>
      <w:r w:rsidRPr="00F145F0">
        <w:rPr>
          <w:rFonts w:ascii="Calibri" w:hAnsi="Calibri" w:cs="Calibri"/>
        </w:rPr>
        <w:t xml:space="preserve"> the default color</w:t>
      </w:r>
      <w:r>
        <w:rPr>
          <w:rFonts w:ascii="Calibri" w:hAnsi="Calibri" w:cs="Calibri"/>
        </w:rPr>
        <w:t xml:space="preserve"> for each channel</w:t>
      </w:r>
      <w:r w:rsidRPr="00F145F0">
        <w:rPr>
          <w:rFonts w:ascii="Calibri" w:hAnsi="Calibri" w:cs="Calibri"/>
        </w:rPr>
        <w:t xml:space="preserve"> </w:t>
      </w:r>
      <w:r>
        <w:rPr>
          <w:rFonts w:ascii="Calibri" w:hAnsi="Calibri" w:cs="Calibri"/>
        </w:rPr>
        <w:t xml:space="preserve">can be </w:t>
      </w:r>
      <w:r w:rsidRPr="00F145F0">
        <w:rPr>
          <w:rFonts w:ascii="Calibri" w:hAnsi="Calibri" w:cs="Calibri"/>
        </w:rPr>
        <w:t>change</w:t>
      </w:r>
      <w:r>
        <w:rPr>
          <w:rFonts w:ascii="Calibri" w:hAnsi="Calibri" w:cs="Calibri"/>
        </w:rPr>
        <w:t>d</w:t>
      </w:r>
      <w:r w:rsidRPr="00F145F0">
        <w:rPr>
          <w:rFonts w:ascii="Calibri" w:hAnsi="Calibri" w:cs="Calibri"/>
        </w:rPr>
        <w:t xml:space="preserve"> by selecting the desired colors in the menu bar; any changes will be applied to subsequent images that you open.</w:t>
      </w:r>
      <w:r>
        <w:rPr>
          <w:rFonts w:ascii="Calibri" w:hAnsi="Calibri" w:cs="Calibri"/>
        </w:rPr>
        <w:t>)</w:t>
      </w:r>
    </w:p>
    <w:p w:rsidR="007F6532" w:rsidRDefault="007F6532" w:rsidP="007F6532">
      <w:pPr>
        <w:pStyle w:val="Default"/>
        <w:numPr>
          <w:ilvl w:val="0"/>
          <w:numId w:val="10"/>
        </w:numPr>
        <w:spacing w:after="200" w:line="276" w:lineRule="auto"/>
        <w:ind w:left="360"/>
        <w:rPr>
          <w:rFonts w:ascii="Calibri" w:hAnsi="Calibri" w:cs="Calibri"/>
        </w:rPr>
      </w:pPr>
      <w:r w:rsidRPr="00F145F0">
        <w:rPr>
          <w:rFonts w:ascii="Calibri" w:hAnsi="Calibri" w:cs="Calibri"/>
        </w:rPr>
        <w:t xml:space="preserve">Lastly, </w:t>
      </w:r>
      <w:r>
        <w:rPr>
          <w:rFonts w:ascii="Calibri" w:hAnsi="Calibri" w:cs="Calibri"/>
        </w:rPr>
        <w:t>you will</w:t>
      </w:r>
      <w:r w:rsidRPr="00F145F0">
        <w:rPr>
          <w:rFonts w:ascii="Calibri" w:hAnsi="Calibri" w:cs="Calibri"/>
        </w:rPr>
        <w:t xml:space="preserve"> view</w:t>
      </w:r>
      <w:r>
        <w:rPr>
          <w:rFonts w:ascii="Calibri" w:hAnsi="Calibri" w:cs="Calibri"/>
        </w:rPr>
        <w:t xml:space="preserve"> the</w:t>
      </w:r>
      <w:r w:rsidRPr="00F145F0">
        <w:rPr>
          <w:rFonts w:ascii="Calibri" w:hAnsi="Calibri" w:cs="Calibri"/>
        </w:rPr>
        <w:t xml:space="preserve"> thumbnail montages by right-clicking on a well and select</w:t>
      </w:r>
      <w:r>
        <w:rPr>
          <w:rFonts w:ascii="Calibri" w:hAnsi="Calibri" w:cs="Calibri"/>
        </w:rPr>
        <w:t>ing</w:t>
      </w:r>
      <w:r w:rsidRPr="00F145F0">
        <w:rPr>
          <w:rFonts w:ascii="Calibri" w:hAnsi="Calibri" w:cs="Calibri"/>
        </w:rPr>
        <w:t xml:space="preserve"> “Show thumbnail montage” from the resulting pop-up. Click anywhere outside of the thumbnail to dismiss it from view.</w:t>
      </w:r>
      <w:r>
        <w:rPr>
          <w:rFonts w:ascii="Calibri" w:hAnsi="Calibri" w:cs="Calibri"/>
        </w:rPr>
        <w:t xml:space="preserve"> (Note that, i</w:t>
      </w:r>
      <w:r w:rsidRPr="00F145F0">
        <w:rPr>
          <w:rFonts w:ascii="Calibri" w:hAnsi="Calibri" w:cs="Calibri"/>
        </w:rPr>
        <w:t xml:space="preserve">f there </w:t>
      </w:r>
      <w:r>
        <w:rPr>
          <w:rFonts w:ascii="Calibri" w:hAnsi="Calibri" w:cs="Calibri"/>
        </w:rPr>
        <w:t>had been</w:t>
      </w:r>
      <w:r w:rsidRPr="00F145F0">
        <w:rPr>
          <w:rFonts w:ascii="Calibri" w:hAnsi="Calibri" w:cs="Calibri"/>
        </w:rPr>
        <w:t xml:space="preserve"> multiple </w:t>
      </w:r>
      <w:r>
        <w:rPr>
          <w:rFonts w:ascii="Calibri" w:hAnsi="Calibri" w:cs="Calibri"/>
        </w:rPr>
        <w:t xml:space="preserve">snapshots of multiple fields of </w:t>
      </w:r>
      <w:r w:rsidR="00F3631C">
        <w:rPr>
          <w:rFonts w:ascii="Calibri" w:hAnsi="Calibri" w:cs="Calibri"/>
        </w:rPr>
        <w:t>view</w:t>
      </w:r>
      <w:r w:rsidR="00F3631C" w:rsidRPr="00F145F0">
        <w:rPr>
          <w:rFonts w:ascii="Calibri" w:hAnsi="Calibri" w:cs="Calibri"/>
        </w:rPr>
        <w:t xml:space="preserve"> </w:t>
      </w:r>
      <w:r w:rsidR="00F3631C">
        <w:rPr>
          <w:rFonts w:ascii="Calibri" w:hAnsi="Calibri" w:cs="Calibri"/>
        </w:rPr>
        <w:t>for</w:t>
      </w:r>
      <w:r>
        <w:rPr>
          <w:rFonts w:ascii="Calibri" w:hAnsi="Calibri" w:cs="Calibri"/>
        </w:rPr>
        <w:t xml:space="preserve"> each</w:t>
      </w:r>
      <w:r w:rsidRPr="00F145F0">
        <w:rPr>
          <w:rFonts w:ascii="Calibri" w:hAnsi="Calibri" w:cs="Calibri"/>
        </w:rPr>
        <w:t xml:space="preserve"> well</w:t>
      </w:r>
      <w:r>
        <w:rPr>
          <w:rFonts w:ascii="Calibri" w:hAnsi="Calibri" w:cs="Calibri"/>
        </w:rPr>
        <w:t xml:space="preserve"> in the plate</w:t>
      </w:r>
      <w:r w:rsidRPr="00F145F0">
        <w:rPr>
          <w:rFonts w:ascii="Calibri" w:hAnsi="Calibri" w:cs="Calibri"/>
        </w:rPr>
        <w:t>, the</w:t>
      </w:r>
      <w:r>
        <w:rPr>
          <w:rFonts w:ascii="Calibri" w:hAnsi="Calibri" w:cs="Calibri"/>
        </w:rPr>
        <w:t>n the</w:t>
      </w:r>
      <w:r w:rsidRPr="00F145F0">
        <w:rPr>
          <w:rFonts w:ascii="Calibri" w:hAnsi="Calibri" w:cs="Calibri"/>
        </w:rPr>
        <w:t xml:space="preserve"> montage </w:t>
      </w:r>
      <w:r>
        <w:rPr>
          <w:rFonts w:ascii="Calibri" w:hAnsi="Calibri" w:cs="Calibri"/>
        </w:rPr>
        <w:t>would be</w:t>
      </w:r>
      <w:r w:rsidRPr="00F145F0">
        <w:rPr>
          <w:rFonts w:ascii="Calibri" w:hAnsi="Calibri" w:cs="Calibri"/>
        </w:rPr>
        <w:t xml:space="preserve"> shown as a tiled display.</w:t>
      </w:r>
      <w:r>
        <w:rPr>
          <w:rFonts w:ascii="Calibri" w:hAnsi="Calibri" w:cs="Calibri"/>
        </w:rPr>
        <w:t>)</w:t>
      </w:r>
      <w:r w:rsidRPr="00F145F0">
        <w:rPr>
          <w:rFonts w:ascii="Calibri" w:hAnsi="Calibri" w:cs="Calibri"/>
        </w:rPr>
        <w:t xml:space="preserve"> </w:t>
      </w:r>
    </w:p>
    <w:p w:rsidR="00F3631C" w:rsidRPr="00F145F0" w:rsidRDefault="00F3631C" w:rsidP="007F6532">
      <w:pPr>
        <w:pStyle w:val="Default"/>
        <w:numPr>
          <w:ilvl w:val="0"/>
          <w:numId w:val="10"/>
        </w:numPr>
        <w:spacing w:after="200" w:line="276" w:lineRule="auto"/>
        <w:ind w:left="360"/>
        <w:rPr>
          <w:rFonts w:ascii="Calibri" w:hAnsi="Calibri" w:cs="Calibri"/>
        </w:rPr>
      </w:pPr>
      <w:r>
        <w:rPr>
          <w:rFonts w:ascii="Calibri" w:hAnsi="Calibri" w:cs="Calibri"/>
        </w:rPr>
        <w:t>Do not close the Plate Viewer tool, as you will be referring to it later in the exercise.</w:t>
      </w:r>
    </w:p>
    <w:p w:rsidR="007F6532" w:rsidRPr="00F145F0" w:rsidRDefault="007F6532" w:rsidP="007F6532">
      <w:pPr>
        <w:pStyle w:val="Default"/>
        <w:numPr>
          <w:ilvl w:val="0"/>
          <w:numId w:val="16"/>
        </w:numPr>
        <w:spacing w:after="200" w:line="276" w:lineRule="auto"/>
        <w:rPr>
          <w:rFonts w:ascii="Calibri" w:hAnsi="Calibri" w:cs="Calibri"/>
        </w:rPr>
      </w:pPr>
      <w:r w:rsidRPr="00F145F0">
        <w:rPr>
          <w:rFonts w:ascii="Calibri" w:hAnsi="Calibri" w:cs="Calibri"/>
          <w:b/>
          <w:bCs/>
          <w:iCs/>
        </w:rPr>
        <w:lastRenderedPageBreak/>
        <w:t xml:space="preserve">Using the Classifier </w:t>
      </w:r>
      <w:r>
        <w:rPr>
          <w:rFonts w:ascii="Calibri" w:hAnsi="Calibri" w:cs="Calibri"/>
          <w:b/>
          <w:bCs/>
          <w:iCs/>
        </w:rPr>
        <w:t xml:space="preserve">function of CPA </w:t>
      </w:r>
      <w:r w:rsidRPr="00F145F0">
        <w:rPr>
          <w:rFonts w:ascii="Calibri" w:hAnsi="Calibri" w:cs="Calibri"/>
          <w:b/>
          <w:bCs/>
          <w:iCs/>
        </w:rPr>
        <w:t>to distinguish</w:t>
      </w:r>
      <w:r>
        <w:rPr>
          <w:rFonts w:ascii="Calibri" w:hAnsi="Calibri" w:cs="Calibri"/>
          <w:b/>
          <w:bCs/>
          <w:iCs/>
        </w:rPr>
        <w:t xml:space="preserve"> the cells’ </w:t>
      </w:r>
      <w:r w:rsidRPr="00EF74AE">
        <w:rPr>
          <w:rFonts w:ascii="Calibri" w:hAnsi="Calibri" w:cs="Calibri"/>
          <w:b/>
        </w:rPr>
        <w:t>FOXO1A-GFP</w:t>
      </w:r>
      <w:r w:rsidRPr="00326FE3">
        <w:rPr>
          <w:rFonts w:ascii="Calibri" w:hAnsi="Calibri" w:cs="Calibri"/>
          <w:b/>
          <w:i/>
        </w:rPr>
        <w:t xml:space="preserve"> </w:t>
      </w:r>
      <w:r>
        <w:rPr>
          <w:rFonts w:ascii="Calibri" w:hAnsi="Calibri" w:cs="Calibri"/>
          <w:b/>
          <w:bCs/>
          <w:iCs/>
        </w:rPr>
        <w:t>subcellular</w:t>
      </w:r>
      <w:r w:rsidRPr="00F145F0">
        <w:rPr>
          <w:rFonts w:ascii="Calibri" w:hAnsi="Calibri" w:cs="Calibri"/>
          <w:b/>
          <w:bCs/>
          <w:iCs/>
        </w:rPr>
        <w:t xml:space="preserve"> </w:t>
      </w:r>
      <w:r>
        <w:rPr>
          <w:rFonts w:ascii="Calibri" w:hAnsi="Calibri" w:cs="Calibri"/>
          <w:b/>
          <w:bCs/>
          <w:iCs/>
        </w:rPr>
        <w:t>localization phenotypes</w:t>
      </w:r>
    </w:p>
    <w:p w:rsidR="00F3631C" w:rsidRDefault="00F3631C" w:rsidP="00F3631C">
      <w:pPr>
        <w:pStyle w:val="Default"/>
        <w:spacing w:after="200" w:line="276" w:lineRule="auto"/>
        <w:rPr>
          <w:rFonts w:ascii="Calibri" w:hAnsi="Calibri" w:cs="Calibri"/>
        </w:rPr>
      </w:pPr>
      <w:proofErr w:type="spellStart"/>
      <w:r>
        <w:rPr>
          <w:rFonts w:ascii="Calibri" w:hAnsi="Calibri" w:cs="Calibri"/>
        </w:rPr>
        <w:t>CellProfiler</w:t>
      </w:r>
      <w:proofErr w:type="spellEnd"/>
      <w:r>
        <w:rPr>
          <w:rFonts w:ascii="Calibri" w:hAnsi="Calibri" w:cs="Calibri"/>
        </w:rPr>
        <w:t xml:space="preserve"> Analyst contains a machine-learning classification tool, which will allow you to distinguish different phenotypes automatically. In this case, we will “train” the classifier to recognize cells in which FOXO1A-GFP is located exclusively in the nucleus (“positives”) versus outside the nucleus (“negatives”) by sorting examples of each into bins. </w:t>
      </w:r>
    </w:p>
    <w:p w:rsidR="007F6532" w:rsidRPr="00F145F0" w:rsidRDefault="007F6532" w:rsidP="007F6532">
      <w:pPr>
        <w:pStyle w:val="Default"/>
        <w:numPr>
          <w:ilvl w:val="0"/>
          <w:numId w:val="11"/>
        </w:numPr>
        <w:spacing w:after="200" w:line="276" w:lineRule="auto"/>
        <w:ind w:left="360"/>
        <w:rPr>
          <w:rFonts w:ascii="Calibri" w:hAnsi="Calibri" w:cs="Calibri"/>
        </w:rPr>
      </w:pPr>
      <w:r w:rsidRPr="00F145F0">
        <w:rPr>
          <w:rFonts w:ascii="Calibri" w:hAnsi="Calibri" w:cs="Calibri"/>
        </w:rPr>
        <w:t xml:space="preserve">Select </w:t>
      </w:r>
      <w:r w:rsidRPr="00F145F0">
        <w:rPr>
          <w:rFonts w:ascii="Calibri" w:hAnsi="Calibri" w:cs="Calibri"/>
          <w:bCs/>
        </w:rPr>
        <w:t xml:space="preserve">the </w:t>
      </w:r>
      <w:r w:rsidRPr="00F145F0">
        <w:rPr>
          <w:rFonts w:ascii="Calibri" w:hAnsi="Calibri" w:cs="Calibri"/>
          <w:bCs/>
          <w:i/>
        </w:rPr>
        <w:t>Classifier</w:t>
      </w:r>
      <w:r w:rsidRPr="00F145F0">
        <w:rPr>
          <w:rFonts w:ascii="Calibri" w:hAnsi="Calibri" w:cs="Calibri"/>
          <w:bCs/>
        </w:rPr>
        <w:t xml:space="preserve"> icon </w:t>
      </w:r>
      <w:r w:rsidRPr="00F145F0">
        <w:rPr>
          <w:rFonts w:ascii="Calibri" w:hAnsi="Calibri" w:cs="Calibri"/>
        </w:rPr>
        <w:t>in the CPA menu (</w:t>
      </w:r>
      <w:r w:rsidR="00CD1805">
        <w:rPr>
          <w:rFonts w:ascii="Calibri" w:hAnsi="Calibri" w:cs="Calibri"/>
          <w:noProof/>
        </w:rPr>
        <w:drawing>
          <wp:inline distT="0" distB="0" distL="0" distR="0">
            <wp:extent cx="259715" cy="259715"/>
            <wp:effectExtent l="0" t="0" r="6985" b="6985"/>
            <wp:docPr id="27" name="Picture 32" descr="classif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lassifie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9715" cy="259715"/>
                    </a:xfrm>
                    <a:prstGeom prst="rect">
                      <a:avLst/>
                    </a:prstGeom>
                    <a:noFill/>
                    <a:ln>
                      <a:noFill/>
                    </a:ln>
                  </pic:spPr>
                </pic:pic>
              </a:graphicData>
            </a:graphic>
          </wp:inline>
        </w:drawing>
      </w:r>
      <w:r w:rsidRPr="00F145F0">
        <w:rPr>
          <w:rFonts w:ascii="Calibri" w:hAnsi="Calibri" w:cs="Calibri"/>
        </w:rPr>
        <w:t>, 1</w:t>
      </w:r>
      <w:r w:rsidRPr="00F145F0">
        <w:rPr>
          <w:rFonts w:ascii="Calibri" w:hAnsi="Calibri" w:cs="Calibri"/>
          <w:vertAlign w:val="superscript"/>
        </w:rPr>
        <w:t>st</w:t>
      </w:r>
      <w:r w:rsidRPr="00F145F0">
        <w:rPr>
          <w:rFonts w:ascii="Calibri" w:hAnsi="Calibri" w:cs="Calibri"/>
        </w:rPr>
        <w:t xml:space="preserve"> on left).</w:t>
      </w:r>
      <w:r w:rsidR="007F3DAF">
        <w:rPr>
          <w:rFonts w:ascii="Calibri" w:hAnsi="Calibri" w:cs="Calibri"/>
        </w:rPr>
        <w:t xml:space="preserve"> The Classifier interface will appear, similar to that shown in the top of Fig. </w:t>
      </w:r>
      <w:r w:rsidR="00FA4B5A" w:rsidRPr="00165A7A">
        <w:rPr>
          <w:rFonts w:ascii="Calibri" w:hAnsi="Calibri" w:cs="Calibri"/>
        </w:rPr>
        <w:fldChar w:fldCharType="begin"/>
      </w:r>
      <w:r w:rsidR="00FA4B5A" w:rsidRPr="00165A7A">
        <w:rPr>
          <w:rFonts w:ascii="Calibri" w:hAnsi="Calibri" w:cs="Calibri"/>
        </w:rPr>
        <w:instrText xml:space="preserve"> REF Classifier_PhenotypeExamples \h  \* MERGEFORMAT </w:instrText>
      </w:r>
      <w:r w:rsidR="00FA4B5A" w:rsidRPr="00165A7A">
        <w:rPr>
          <w:rFonts w:ascii="Calibri" w:hAnsi="Calibri" w:cs="Calibri"/>
        </w:rPr>
      </w:r>
      <w:r w:rsidR="00FA4B5A" w:rsidRPr="00165A7A">
        <w:rPr>
          <w:rFonts w:ascii="Calibri" w:hAnsi="Calibri" w:cs="Calibri"/>
        </w:rPr>
        <w:fldChar w:fldCharType="separate"/>
      </w:r>
      <w:r w:rsidR="00543ECF" w:rsidRPr="00543ECF">
        <w:rPr>
          <w:rFonts w:ascii="Calibri" w:hAnsi="Calibri" w:cs="Calibri"/>
          <w:noProof/>
          <w:color w:val="auto"/>
        </w:rPr>
        <w:t>6</w:t>
      </w:r>
      <w:r w:rsidR="00FA4B5A" w:rsidRPr="00165A7A">
        <w:rPr>
          <w:rFonts w:ascii="Calibri" w:hAnsi="Calibri" w:cs="Calibri"/>
        </w:rPr>
        <w:fldChar w:fldCharType="end"/>
      </w:r>
      <w:r w:rsidR="007F3DAF">
        <w:rPr>
          <w:rFonts w:ascii="Calibri" w:hAnsi="Calibri" w:cs="Calibri"/>
        </w:rPr>
        <w:t xml:space="preserve">.  </w:t>
      </w:r>
      <w:r w:rsidR="007F3DAF" w:rsidRPr="00BF6562" w:rsidDel="00BF6562">
        <w:rPr>
          <w:rFonts w:ascii="Calibri" w:hAnsi="Calibri" w:cs="Calibri"/>
        </w:rPr>
        <w:t xml:space="preserve"> </w:t>
      </w:r>
    </w:p>
    <w:p w:rsidR="007F6532" w:rsidRPr="00F145F0" w:rsidRDefault="007F6532" w:rsidP="007F6532">
      <w:pPr>
        <w:pStyle w:val="Default"/>
        <w:numPr>
          <w:ilvl w:val="0"/>
          <w:numId w:val="11"/>
        </w:numPr>
        <w:spacing w:after="200" w:line="276" w:lineRule="auto"/>
        <w:ind w:left="360"/>
        <w:rPr>
          <w:rFonts w:ascii="Calibri" w:hAnsi="Calibri" w:cs="Calibri"/>
        </w:rPr>
      </w:pPr>
      <w:r w:rsidRPr="00F145F0">
        <w:rPr>
          <w:rFonts w:ascii="Calibri" w:hAnsi="Calibri" w:cs="Calibri"/>
        </w:rPr>
        <w:t xml:space="preserve">Click on the </w:t>
      </w:r>
      <w:r w:rsidRPr="00F145F0">
        <w:rPr>
          <w:rFonts w:ascii="Calibri" w:hAnsi="Calibri" w:cs="Calibri"/>
          <w:bCs/>
        </w:rPr>
        <w:t>“Fetch!” button</w:t>
      </w:r>
      <w:r>
        <w:rPr>
          <w:rFonts w:ascii="Calibri" w:hAnsi="Calibri" w:cs="Calibri"/>
        </w:rPr>
        <w:t>, which instructs</w:t>
      </w:r>
      <w:r w:rsidRPr="00F145F0">
        <w:rPr>
          <w:rFonts w:ascii="Calibri" w:hAnsi="Calibri" w:cs="Calibri"/>
        </w:rPr>
        <w:t xml:space="preserve"> CPA</w:t>
      </w:r>
      <w:r>
        <w:rPr>
          <w:rFonts w:ascii="Calibri" w:hAnsi="Calibri" w:cs="Calibri"/>
        </w:rPr>
        <w:t xml:space="preserve"> to</w:t>
      </w:r>
      <w:r w:rsidRPr="00F145F0">
        <w:rPr>
          <w:rFonts w:ascii="Calibri" w:hAnsi="Calibri" w:cs="Calibri"/>
        </w:rPr>
        <w:t xml:space="preserve"> </w:t>
      </w:r>
      <w:r>
        <w:rPr>
          <w:rFonts w:ascii="Calibri" w:hAnsi="Calibri" w:cs="Calibri"/>
        </w:rPr>
        <w:t>display</w:t>
      </w:r>
      <w:r w:rsidRPr="00F145F0">
        <w:rPr>
          <w:rFonts w:ascii="Calibri" w:hAnsi="Calibri" w:cs="Calibri"/>
        </w:rPr>
        <w:t xml:space="preserve"> </w:t>
      </w:r>
      <w:r>
        <w:rPr>
          <w:rFonts w:ascii="Calibri" w:hAnsi="Calibri" w:cs="Calibri"/>
        </w:rPr>
        <w:t>pictures of a default number (i.e. 20)</w:t>
      </w:r>
      <w:r w:rsidRPr="00F145F0">
        <w:rPr>
          <w:rFonts w:ascii="Calibri" w:hAnsi="Calibri" w:cs="Calibri"/>
        </w:rPr>
        <w:t xml:space="preserve"> of random</w:t>
      </w:r>
      <w:r>
        <w:rPr>
          <w:rFonts w:ascii="Calibri" w:hAnsi="Calibri" w:cs="Calibri"/>
        </w:rPr>
        <w:t xml:space="preserve">ly selected </w:t>
      </w:r>
      <w:r w:rsidRPr="00F145F0">
        <w:rPr>
          <w:rFonts w:ascii="Calibri" w:hAnsi="Calibri" w:cs="Calibri"/>
        </w:rPr>
        <w:t>cells from th</w:t>
      </w:r>
      <w:r>
        <w:rPr>
          <w:rFonts w:ascii="Calibri" w:hAnsi="Calibri" w:cs="Calibri"/>
        </w:rPr>
        <w:t>is</w:t>
      </w:r>
      <w:r w:rsidRPr="00F145F0">
        <w:rPr>
          <w:rFonts w:ascii="Calibri" w:hAnsi="Calibri" w:cs="Calibri"/>
        </w:rPr>
        <w:t xml:space="preserve"> experiment. You will see the middle “unclassified” panel start </w:t>
      </w:r>
      <w:r>
        <w:rPr>
          <w:rFonts w:ascii="Calibri" w:hAnsi="Calibri" w:cs="Calibri"/>
        </w:rPr>
        <w:t>to be populated</w:t>
      </w:r>
      <w:r w:rsidRPr="00F145F0">
        <w:rPr>
          <w:rFonts w:ascii="Calibri" w:hAnsi="Calibri" w:cs="Calibri"/>
        </w:rPr>
        <w:t xml:space="preserve"> with thumbnail</w:t>
      </w:r>
      <w:r>
        <w:rPr>
          <w:rFonts w:ascii="Calibri" w:hAnsi="Calibri" w:cs="Calibri"/>
        </w:rPr>
        <w:t xml:space="preserve"> image</w:t>
      </w:r>
      <w:r w:rsidRPr="00F145F0">
        <w:rPr>
          <w:rFonts w:ascii="Calibri" w:hAnsi="Calibri" w:cs="Calibri"/>
        </w:rPr>
        <w:t xml:space="preserve">s of </w:t>
      </w:r>
      <w:r>
        <w:rPr>
          <w:rFonts w:ascii="Calibri" w:hAnsi="Calibri" w:cs="Calibri"/>
        </w:rPr>
        <w:t xml:space="preserve">these randomly selected </w:t>
      </w:r>
      <w:r w:rsidRPr="00F145F0">
        <w:rPr>
          <w:rFonts w:ascii="Calibri" w:hAnsi="Calibri" w:cs="Calibri"/>
        </w:rPr>
        <w:t>cells.</w:t>
      </w:r>
    </w:p>
    <w:p w:rsidR="00FD5AE5" w:rsidRDefault="007F6532" w:rsidP="00FD5AE5">
      <w:pPr>
        <w:pStyle w:val="Default"/>
        <w:numPr>
          <w:ilvl w:val="0"/>
          <w:numId w:val="11"/>
        </w:numPr>
        <w:spacing w:after="200" w:line="276" w:lineRule="auto"/>
        <w:ind w:left="360"/>
        <w:rPr>
          <w:rFonts w:ascii="Calibri" w:hAnsi="Calibri" w:cs="Calibri"/>
        </w:rPr>
      </w:pPr>
      <w:r w:rsidRPr="00F145F0">
        <w:rPr>
          <w:rFonts w:ascii="Calibri" w:hAnsi="Calibri" w:cs="Calibri"/>
        </w:rPr>
        <w:lastRenderedPageBreak/>
        <w:t xml:space="preserve">Use your mouse to </w:t>
      </w:r>
      <w:r>
        <w:rPr>
          <w:rFonts w:ascii="Calibri" w:hAnsi="Calibri" w:cs="Calibri"/>
        </w:rPr>
        <w:t>“</w:t>
      </w:r>
      <w:r w:rsidRPr="00F145F0">
        <w:rPr>
          <w:rFonts w:ascii="Calibri" w:hAnsi="Calibri" w:cs="Calibri"/>
        </w:rPr>
        <w:t xml:space="preserve">drag </w:t>
      </w:r>
      <w:r>
        <w:rPr>
          <w:rFonts w:ascii="Calibri" w:hAnsi="Calibri" w:cs="Calibri"/>
        </w:rPr>
        <w:t xml:space="preserve">&amp; </w:t>
      </w:r>
      <w:r w:rsidRPr="00F145F0">
        <w:rPr>
          <w:rFonts w:ascii="Calibri" w:hAnsi="Calibri" w:cs="Calibri"/>
        </w:rPr>
        <w:t>drop</w:t>
      </w:r>
      <w:r>
        <w:rPr>
          <w:rFonts w:ascii="Calibri" w:hAnsi="Calibri" w:cs="Calibri"/>
        </w:rPr>
        <w:t>”</w:t>
      </w:r>
      <w:r w:rsidRPr="00F145F0">
        <w:rPr>
          <w:rFonts w:ascii="Calibri" w:hAnsi="Calibri" w:cs="Calibri"/>
        </w:rPr>
        <w:t xml:space="preserve"> </w:t>
      </w:r>
      <w:r>
        <w:rPr>
          <w:rFonts w:ascii="Calibri" w:hAnsi="Calibri" w:cs="Calibri"/>
        </w:rPr>
        <w:t>whichever</w:t>
      </w:r>
      <w:r w:rsidRPr="00F145F0">
        <w:rPr>
          <w:rFonts w:ascii="Calibri" w:hAnsi="Calibri" w:cs="Calibri"/>
        </w:rPr>
        <w:t xml:space="preserve"> cells</w:t>
      </w:r>
      <w:r>
        <w:rPr>
          <w:rFonts w:ascii="Calibri" w:hAnsi="Calibri" w:cs="Calibri"/>
        </w:rPr>
        <w:t xml:space="preserve"> you consider clearly </w:t>
      </w:r>
      <w:r w:rsidRPr="00F145F0">
        <w:rPr>
          <w:rFonts w:ascii="Calibri" w:hAnsi="Calibri" w:cs="Calibri"/>
        </w:rPr>
        <w:t>positive (</w:t>
      </w:r>
      <w:r>
        <w:rPr>
          <w:rFonts w:ascii="Calibri" w:hAnsi="Calibri" w:cs="Calibri"/>
        </w:rPr>
        <w:t xml:space="preserve">i.e. </w:t>
      </w:r>
      <w:r w:rsidRPr="00EF74AE">
        <w:rPr>
          <w:rFonts w:ascii="Calibri" w:hAnsi="Calibri" w:cs="Calibri"/>
        </w:rPr>
        <w:t>FOXO1A</w:t>
      </w:r>
      <w:r w:rsidRPr="00BF6562">
        <w:rPr>
          <w:rFonts w:ascii="Calibri" w:hAnsi="Calibri" w:cs="Calibri"/>
        </w:rPr>
        <w:t>-GFP</w:t>
      </w:r>
      <w:r w:rsidRPr="00F145F0">
        <w:rPr>
          <w:rFonts w:ascii="Calibri" w:hAnsi="Calibri" w:cs="Calibri"/>
        </w:rPr>
        <w:t xml:space="preserve"> located exclusively in</w:t>
      </w:r>
      <w:r>
        <w:rPr>
          <w:rFonts w:ascii="Calibri" w:hAnsi="Calibri" w:cs="Calibri"/>
        </w:rPr>
        <w:t xml:space="preserve"> the</w:t>
      </w:r>
      <w:r w:rsidRPr="00F145F0">
        <w:rPr>
          <w:rFonts w:ascii="Calibri" w:hAnsi="Calibri" w:cs="Calibri"/>
        </w:rPr>
        <w:t xml:space="preserve"> nucleus) </w:t>
      </w:r>
      <w:r>
        <w:rPr>
          <w:rFonts w:ascii="Calibri" w:hAnsi="Calibri" w:cs="Calibri"/>
        </w:rPr>
        <w:t xml:space="preserve">into the </w:t>
      </w:r>
      <w:r w:rsidRPr="00F145F0">
        <w:rPr>
          <w:rFonts w:ascii="Calibri" w:hAnsi="Calibri" w:cs="Calibri"/>
        </w:rPr>
        <w:t xml:space="preserve">“positive” </w:t>
      </w:r>
      <w:r w:rsidR="007F3DAF">
        <w:rPr>
          <w:rFonts w:ascii="Calibri" w:hAnsi="Calibri" w:cs="Calibri"/>
        </w:rPr>
        <w:t>bin. See the bottom-left panel of Fig. 6 for examples of positive cells.</w:t>
      </w:r>
    </w:p>
    <w:p w:rsidR="00B21794" w:rsidRPr="00B21794" w:rsidRDefault="00B21794" w:rsidP="00B21794">
      <w:pPr>
        <w:pStyle w:val="Default"/>
        <w:numPr>
          <w:ilvl w:val="1"/>
          <w:numId w:val="11"/>
        </w:numPr>
        <w:spacing w:after="200" w:line="276" w:lineRule="auto"/>
        <w:ind w:left="720"/>
        <w:rPr>
          <w:rFonts w:ascii="Calibri" w:hAnsi="Calibri" w:cs="Calibri"/>
        </w:rPr>
      </w:pPr>
      <w:r w:rsidRPr="00B21794">
        <w:rPr>
          <w:rFonts w:ascii="Calibri" w:hAnsi="Calibri" w:cs="Calibri"/>
        </w:rPr>
        <w:t xml:space="preserve">A small dot is displayed in the center of each </w:t>
      </w:r>
      <w:r>
        <w:rPr>
          <w:rFonts w:ascii="Calibri" w:hAnsi="Calibri" w:cs="Calibri"/>
        </w:rPr>
        <w:t>thumbnail image</w:t>
      </w:r>
      <w:r w:rsidRPr="00B21794">
        <w:rPr>
          <w:rFonts w:ascii="Calibri" w:hAnsi="Calibri" w:cs="Calibri"/>
        </w:rPr>
        <w:t xml:space="preserve"> as your mouse hovers over it. The </w:t>
      </w:r>
      <w:r>
        <w:rPr>
          <w:rFonts w:ascii="Calibri" w:hAnsi="Calibri" w:cs="Calibri"/>
        </w:rPr>
        <w:t>cell</w:t>
      </w:r>
      <w:r w:rsidRPr="00B21794">
        <w:rPr>
          <w:rFonts w:ascii="Calibri" w:hAnsi="Calibri" w:cs="Calibri"/>
        </w:rPr>
        <w:t xml:space="preserve"> that falls under this dot is the </w:t>
      </w:r>
      <w:r>
        <w:rPr>
          <w:rFonts w:ascii="Calibri" w:hAnsi="Calibri" w:cs="Calibri"/>
        </w:rPr>
        <w:t>cell</w:t>
      </w:r>
      <w:r w:rsidRPr="00B21794">
        <w:rPr>
          <w:rFonts w:ascii="Calibri" w:hAnsi="Calibri" w:cs="Calibri"/>
        </w:rPr>
        <w:t xml:space="preserve"> </w:t>
      </w:r>
      <w:r>
        <w:rPr>
          <w:rFonts w:ascii="Calibri" w:hAnsi="Calibri" w:cs="Calibri"/>
        </w:rPr>
        <w:t>to</w:t>
      </w:r>
      <w:r w:rsidRPr="00B21794">
        <w:rPr>
          <w:rFonts w:ascii="Calibri" w:hAnsi="Calibri" w:cs="Calibri"/>
        </w:rPr>
        <w:t xml:space="preserve"> </w:t>
      </w:r>
      <w:r>
        <w:rPr>
          <w:rFonts w:ascii="Calibri" w:hAnsi="Calibri" w:cs="Calibri"/>
        </w:rPr>
        <w:t>“</w:t>
      </w:r>
      <w:r w:rsidRPr="00F145F0">
        <w:rPr>
          <w:rFonts w:ascii="Calibri" w:hAnsi="Calibri" w:cs="Calibri"/>
        </w:rPr>
        <w:t xml:space="preserve">drag </w:t>
      </w:r>
      <w:r>
        <w:rPr>
          <w:rFonts w:ascii="Calibri" w:hAnsi="Calibri" w:cs="Calibri"/>
        </w:rPr>
        <w:t xml:space="preserve">&amp; </w:t>
      </w:r>
      <w:r w:rsidRPr="00F145F0">
        <w:rPr>
          <w:rFonts w:ascii="Calibri" w:hAnsi="Calibri" w:cs="Calibri"/>
        </w:rPr>
        <w:t>drop</w:t>
      </w:r>
      <w:r>
        <w:rPr>
          <w:rFonts w:ascii="Calibri" w:hAnsi="Calibri" w:cs="Calibri"/>
        </w:rPr>
        <w:t>”</w:t>
      </w:r>
      <w:r w:rsidRPr="00F145F0">
        <w:rPr>
          <w:rFonts w:ascii="Calibri" w:hAnsi="Calibri" w:cs="Calibri"/>
        </w:rPr>
        <w:t xml:space="preserve"> </w:t>
      </w:r>
      <w:r>
        <w:rPr>
          <w:rFonts w:ascii="Calibri" w:hAnsi="Calibri" w:cs="Calibri"/>
        </w:rPr>
        <w:t>which will be used for classification</w:t>
      </w:r>
      <w:r w:rsidRPr="00B21794">
        <w:rPr>
          <w:rFonts w:ascii="Calibri" w:hAnsi="Calibri" w:cs="Calibri"/>
        </w:rPr>
        <w:t xml:space="preserve">. </w:t>
      </w:r>
    </w:p>
    <w:tbl>
      <w:tblPr>
        <w:tblpPr w:leftFromText="180" w:rightFromText="180" w:vertAnchor="text" w:horzAnchor="margin" w:tblpY="5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28"/>
        <w:gridCol w:w="5362"/>
      </w:tblGrid>
      <w:tr w:rsidR="00FA4B5A" w:rsidRPr="00F145F0" w:rsidTr="00FA4B5A">
        <w:tc>
          <w:tcPr>
            <w:tcW w:w="11016" w:type="dxa"/>
            <w:gridSpan w:val="2"/>
            <w:shd w:val="clear" w:color="auto" w:fill="auto"/>
          </w:tcPr>
          <w:p w:rsidR="00FA4B5A" w:rsidRDefault="00CD1805" w:rsidP="007A7B65">
            <w:pPr>
              <w:spacing w:after="0"/>
              <w:jc w:val="center"/>
              <w:rPr>
                <w:noProof/>
              </w:rPr>
            </w:pPr>
            <w:r>
              <w:rPr>
                <w:noProof/>
              </w:rPr>
              <w:drawing>
                <wp:inline distT="0" distB="0" distL="0" distR="0">
                  <wp:extent cx="4257675" cy="3185795"/>
                  <wp:effectExtent l="0" t="0" r="9525" b="0"/>
                  <wp:docPr id="28"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57675" cy="3185795"/>
                          </a:xfrm>
                          <a:prstGeom prst="rect">
                            <a:avLst/>
                          </a:prstGeom>
                          <a:noFill/>
                          <a:ln>
                            <a:noFill/>
                          </a:ln>
                        </pic:spPr>
                      </pic:pic>
                    </a:graphicData>
                  </a:graphic>
                </wp:inline>
              </w:drawing>
            </w:r>
          </w:p>
          <w:p w:rsidR="007A7B65" w:rsidRPr="007A7B65" w:rsidRDefault="007A7B65" w:rsidP="007A7B65">
            <w:pPr>
              <w:spacing w:after="0"/>
              <w:jc w:val="center"/>
              <w:rPr>
                <w:noProof/>
                <w:sz w:val="4"/>
                <w:szCs w:val="4"/>
              </w:rPr>
            </w:pPr>
          </w:p>
        </w:tc>
      </w:tr>
      <w:tr w:rsidR="00FA4B5A" w:rsidRPr="00F145F0" w:rsidTr="00FA4B5A">
        <w:tc>
          <w:tcPr>
            <w:tcW w:w="5508" w:type="dxa"/>
            <w:shd w:val="clear" w:color="auto" w:fill="auto"/>
          </w:tcPr>
          <w:p w:rsidR="00FA4B5A" w:rsidRDefault="00CD1805" w:rsidP="00FA4B5A">
            <w:pPr>
              <w:spacing w:after="0"/>
              <w:jc w:val="center"/>
              <w:rPr>
                <w:noProof/>
              </w:rPr>
            </w:pPr>
            <w:r>
              <w:rPr>
                <w:noProof/>
              </w:rPr>
              <w:drawing>
                <wp:inline distT="0" distB="0" distL="0" distR="0">
                  <wp:extent cx="467995" cy="464820"/>
                  <wp:effectExtent l="0" t="0" r="825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6">
                            <a:extLst>
                              <a:ext uri="{28A0092B-C50C-407E-A947-70E740481C1C}">
                                <a14:useLocalDpi xmlns:a14="http://schemas.microsoft.com/office/drawing/2010/main" val="0"/>
                              </a:ext>
                            </a:extLst>
                          </a:blip>
                          <a:srcRect l="7544" t="30171" r="84615" b="59377"/>
                          <a:stretch>
                            <a:fillRect/>
                          </a:stretch>
                        </pic:blipFill>
                        <pic:spPr bwMode="auto">
                          <a:xfrm>
                            <a:off x="0" y="0"/>
                            <a:ext cx="467995" cy="464820"/>
                          </a:xfrm>
                          <a:prstGeom prst="rect">
                            <a:avLst/>
                          </a:prstGeom>
                          <a:noFill/>
                          <a:ln>
                            <a:noFill/>
                          </a:ln>
                        </pic:spPr>
                      </pic:pic>
                    </a:graphicData>
                  </a:graphic>
                </wp:inline>
              </w:drawing>
            </w:r>
            <w:r w:rsidR="00FA4B5A">
              <w:rPr>
                <w:noProof/>
              </w:rPr>
              <w:t xml:space="preserve"> </w:t>
            </w:r>
            <w:r>
              <w:rPr>
                <w:noProof/>
              </w:rPr>
              <w:drawing>
                <wp:inline distT="0" distB="0" distL="0" distR="0">
                  <wp:extent cx="365760" cy="4648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7">
                            <a:extLst>
                              <a:ext uri="{28A0092B-C50C-407E-A947-70E740481C1C}">
                                <a14:useLocalDpi xmlns:a14="http://schemas.microsoft.com/office/drawing/2010/main" val="0"/>
                              </a:ext>
                            </a:extLst>
                          </a:blip>
                          <a:srcRect l="1906" t="30357" r="91620" b="58621"/>
                          <a:stretch>
                            <a:fillRect/>
                          </a:stretch>
                        </pic:blipFill>
                        <pic:spPr bwMode="auto">
                          <a:xfrm>
                            <a:off x="0" y="0"/>
                            <a:ext cx="365760" cy="464820"/>
                          </a:xfrm>
                          <a:prstGeom prst="rect">
                            <a:avLst/>
                          </a:prstGeom>
                          <a:noFill/>
                          <a:ln>
                            <a:noFill/>
                          </a:ln>
                        </pic:spPr>
                      </pic:pic>
                    </a:graphicData>
                  </a:graphic>
                </wp:inline>
              </w:drawing>
            </w:r>
            <w:r w:rsidR="00FA4B5A">
              <w:rPr>
                <w:noProof/>
              </w:rPr>
              <w:t xml:space="preserve"> </w:t>
            </w:r>
            <w:r>
              <w:rPr>
                <w:noProof/>
              </w:rPr>
              <w:drawing>
                <wp:inline distT="0" distB="0" distL="0" distR="0">
                  <wp:extent cx="394970" cy="464820"/>
                  <wp:effectExtent l="0" t="0" r="508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7">
                            <a:extLst>
                              <a:ext uri="{28A0092B-C50C-407E-A947-70E740481C1C}">
                                <a14:useLocalDpi xmlns:a14="http://schemas.microsoft.com/office/drawing/2010/main" val="0"/>
                              </a:ext>
                            </a:extLst>
                          </a:blip>
                          <a:srcRect l="7745" t="30357" r="85193" b="58621"/>
                          <a:stretch>
                            <a:fillRect/>
                          </a:stretch>
                        </pic:blipFill>
                        <pic:spPr bwMode="auto">
                          <a:xfrm>
                            <a:off x="0" y="0"/>
                            <a:ext cx="394970" cy="464820"/>
                          </a:xfrm>
                          <a:prstGeom prst="rect">
                            <a:avLst/>
                          </a:prstGeom>
                          <a:noFill/>
                          <a:ln>
                            <a:noFill/>
                          </a:ln>
                        </pic:spPr>
                      </pic:pic>
                    </a:graphicData>
                  </a:graphic>
                </wp:inline>
              </w:drawing>
            </w:r>
            <w:r w:rsidR="00FA4B5A">
              <w:rPr>
                <w:noProof/>
              </w:rPr>
              <w:t xml:space="preserve"> </w:t>
            </w:r>
            <w:r>
              <w:rPr>
                <w:noProof/>
              </w:rPr>
              <w:drawing>
                <wp:inline distT="0" distB="0" distL="0" distR="0">
                  <wp:extent cx="417195" cy="464820"/>
                  <wp:effectExtent l="0" t="0" r="190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8">
                            <a:extLst>
                              <a:ext uri="{28A0092B-C50C-407E-A947-70E740481C1C}">
                                <a14:useLocalDpi xmlns:a14="http://schemas.microsoft.com/office/drawing/2010/main" val="0"/>
                              </a:ext>
                            </a:extLst>
                          </a:blip>
                          <a:srcRect l="1741" t="30357" r="91293" b="59189"/>
                          <a:stretch>
                            <a:fillRect/>
                          </a:stretch>
                        </pic:blipFill>
                        <pic:spPr bwMode="auto">
                          <a:xfrm>
                            <a:off x="0" y="0"/>
                            <a:ext cx="417195" cy="464820"/>
                          </a:xfrm>
                          <a:prstGeom prst="rect">
                            <a:avLst/>
                          </a:prstGeom>
                          <a:noFill/>
                          <a:ln>
                            <a:noFill/>
                          </a:ln>
                        </pic:spPr>
                      </pic:pic>
                    </a:graphicData>
                  </a:graphic>
                </wp:inline>
              </w:drawing>
            </w:r>
          </w:p>
          <w:p w:rsidR="00FA4B5A" w:rsidRPr="00FD5AE5" w:rsidRDefault="00FA4B5A" w:rsidP="00FA4B5A">
            <w:pPr>
              <w:spacing w:after="0"/>
              <w:jc w:val="center"/>
              <w:rPr>
                <w:b/>
                <w:noProof/>
              </w:rPr>
            </w:pPr>
            <w:r>
              <w:rPr>
                <w:b/>
                <w:noProof/>
              </w:rPr>
              <w:t>Examples of p</w:t>
            </w:r>
            <w:r w:rsidRPr="00FD5AE5">
              <w:rPr>
                <w:b/>
                <w:noProof/>
              </w:rPr>
              <w:t>ostive cells</w:t>
            </w:r>
          </w:p>
        </w:tc>
        <w:tc>
          <w:tcPr>
            <w:tcW w:w="5508" w:type="dxa"/>
            <w:shd w:val="clear" w:color="auto" w:fill="auto"/>
          </w:tcPr>
          <w:p w:rsidR="00FA4B5A" w:rsidRDefault="00CD1805" w:rsidP="00FA4B5A">
            <w:pPr>
              <w:spacing w:after="0"/>
              <w:jc w:val="center"/>
              <w:rPr>
                <w:noProof/>
              </w:rPr>
            </w:pPr>
            <w:r>
              <w:rPr>
                <w:noProof/>
              </w:rPr>
              <w:drawing>
                <wp:inline distT="0" distB="0" distL="0" distR="0">
                  <wp:extent cx="405765" cy="4648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6">
                            <a:extLst>
                              <a:ext uri="{28A0092B-C50C-407E-A947-70E740481C1C}">
                                <a14:useLocalDpi xmlns:a14="http://schemas.microsoft.com/office/drawing/2010/main" val="0"/>
                              </a:ext>
                            </a:extLst>
                          </a:blip>
                          <a:srcRect l="15385" t="30171" r="77798" b="59377"/>
                          <a:stretch>
                            <a:fillRect/>
                          </a:stretch>
                        </pic:blipFill>
                        <pic:spPr bwMode="auto">
                          <a:xfrm>
                            <a:off x="0" y="0"/>
                            <a:ext cx="405765" cy="464820"/>
                          </a:xfrm>
                          <a:prstGeom prst="rect">
                            <a:avLst/>
                          </a:prstGeom>
                          <a:noFill/>
                          <a:ln>
                            <a:noFill/>
                          </a:ln>
                        </pic:spPr>
                      </pic:pic>
                    </a:graphicData>
                  </a:graphic>
                </wp:inline>
              </w:drawing>
            </w:r>
            <w:r w:rsidR="00FA4B5A">
              <w:rPr>
                <w:noProof/>
              </w:rPr>
              <w:t xml:space="preserve"> </w:t>
            </w:r>
            <w:r>
              <w:rPr>
                <w:noProof/>
              </w:rPr>
              <w:drawing>
                <wp:inline distT="0" distB="0" distL="0" distR="0">
                  <wp:extent cx="446405" cy="4648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a:extLst>
                              <a:ext uri="{28A0092B-C50C-407E-A947-70E740481C1C}">
                                <a14:useLocalDpi xmlns:a14="http://schemas.microsoft.com/office/drawing/2010/main" val="0"/>
                              </a:ext>
                            </a:extLst>
                          </a:blip>
                          <a:srcRect l="1601" t="30171" r="90858" b="59377"/>
                          <a:stretch>
                            <a:fillRect/>
                          </a:stretch>
                        </pic:blipFill>
                        <pic:spPr bwMode="auto">
                          <a:xfrm>
                            <a:off x="0" y="0"/>
                            <a:ext cx="446405" cy="464820"/>
                          </a:xfrm>
                          <a:prstGeom prst="rect">
                            <a:avLst/>
                          </a:prstGeom>
                          <a:noFill/>
                          <a:ln>
                            <a:noFill/>
                          </a:ln>
                        </pic:spPr>
                      </pic:pic>
                    </a:graphicData>
                  </a:graphic>
                </wp:inline>
              </w:drawing>
            </w:r>
            <w:r w:rsidR="00FA4B5A">
              <w:rPr>
                <w:noProof/>
              </w:rPr>
              <w:t xml:space="preserve"> </w:t>
            </w:r>
            <w:r>
              <w:rPr>
                <w:noProof/>
              </w:rPr>
              <w:drawing>
                <wp:inline distT="0" distB="0" distL="0" distR="0">
                  <wp:extent cx="446405" cy="471805"/>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9">
                            <a:extLst>
                              <a:ext uri="{28A0092B-C50C-407E-A947-70E740481C1C}">
                                <a14:useLocalDpi xmlns:a14="http://schemas.microsoft.com/office/drawing/2010/main" val="0"/>
                              </a:ext>
                            </a:extLst>
                          </a:blip>
                          <a:srcRect l="1602" t="29916" r="90855" b="59454"/>
                          <a:stretch>
                            <a:fillRect/>
                          </a:stretch>
                        </pic:blipFill>
                        <pic:spPr bwMode="auto">
                          <a:xfrm>
                            <a:off x="0" y="0"/>
                            <a:ext cx="446405" cy="471805"/>
                          </a:xfrm>
                          <a:prstGeom prst="rect">
                            <a:avLst/>
                          </a:prstGeom>
                          <a:noFill/>
                          <a:ln>
                            <a:noFill/>
                          </a:ln>
                        </pic:spPr>
                      </pic:pic>
                    </a:graphicData>
                  </a:graphic>
                </wp:inline>
              </w:drawing>
            </w:r>
            <w:r w:rsidR="00FA4B5A">
              <w:rPr>
                <w:noProof/>
              </w:rPr>
              <w:t xml:space="preserve"> </w:t>
            </w:r>
            <w:r>
              <w:rPr>
                <w:noProof/>
              </w:rPr>
              <w:drawing>
                <wp:inline distT="0" distB="0" distL="0" distR="0">
                  <wp:extent cx="446405" cy="46482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6">
                            <a:extLst>
                              <a:ext uri="{28A0092B-C50C-407E-A947-70E740481C1C}">
                                <a14:useLocalDpi xmlns:a14="http://schemas.microsoft.com/office/drawing/2010/main" val="0"/>
                              </a:ext>
                            </a:extLst>
                          </a:blip>
                          <a:srcRect l="22063" t="30171" r="70534" b="59377"/>
                          <a:stretch>
                            <a:fillRect/>
                          </a:stretch>
                        </pic:blipFill>
                        <pic:spPr bwMode="auto">
                          <a:xfrm>
                            <a:off x="0" y="0"/>
                            <a:ext cx="446405" cy="464820"/>
                          </a:xfrm>
                          <a:prstGeom prst="rect">
                            <a:avLst/>
                          </a:prstGeom>
                          <a:noFill/>
                          <a:ln>
                            <a:noFill/>
                          </a:ln>
                        </pic:spPr>
                      </pic:pic>
                    </a:graphicData>
                  </a:graphic>
                </wp:inline>
              </w:drawing>
            </w:r>
          </w:p>
          <w:p w:rsidR="00FA4B5A" w:rsidRPr="00FD5AE5" w:rsidRDefault="00FA4B5A" w:rsidP="00FA4B5A">
            <w:pPr>
              <w:spacing w:after="0"/>
              <w:jc w:val="center"/>
              <w:rPr>
                <w:b/>
                <w:noProof/>
              </w:rPr>
            </w:pPr>
            <w:r>
              <w:rPr>
                <w:b/>
                <w:noProof/>
              </w:rPr>
              <w:t>Examples of n</w:t>
            </w:r>
            <w:r w:rsidRPr="00FD5AE5">
              <w:rPr>
                <w:b/>
                <w:noProof/>
              </w:rPr>
              <w:t>egative cells</w:t>
            </w:r>
          </w:p>
        </w:tc>
      </w:tr>
      <w:tr w:rsidR="00FA4B5A" w:rsidRPr="00F145F0" w:rsidTr="00FA4B5A">
        <w:tc>
          <w:tcPr>
            <w:tcW w:w="11016" w:type="dxa"/>
            <w:gridSpan w:val="2"/>
            <w:shd w:val="clear" w:color="auto" w:fill="auto"/>
          </w:tcPr>
          <w:p w:rsidR="00FA4B5A" w:rsidRPr="0092180D" w:rsidRDefault="00FA4B5A" w:rsidP="00FA4B5A">
            <w:pPr>
              <w:pStyle w:val="Caption"/>
            </w:pPr>
            <w:r w:rsidRPr="00F145F0">
              <w:rPr>
                <w:color w:val="auto"/>
              </w:rPr>
              <w:t xml:space="preserve">Figure </w:t>
            </w:r>
            <w:bookmarkStart w:id="14" w:name="Classifier_PhenotypeExamples"/>
            <w:r w:rsidRPr="00F145F0">
              <w:rPr>
                <w:color w:val="auto"/>
              </w:rPr>
              <w:fldChar w:fldCharType="begin"/>
            </w:r>
            <w:r w:rsidRPr="00F145F0">
              <w:rPr>
                <w:color w:val="auto"/>
              </w:rPr>
              <w:instrText xml:space="preserve"> SEQ Figure \* ARABIC </w:instrText>
            </w:r>
            <w:r w:rsidRPr="00F145F0">
              <w:rPr>
                <w:color w:val="auto"/>
              </w:rPr>
              <w:fldChar w:fldCharType="separate"/>
            </w:r>
            <w:r w:rsidR="00543ECF">
              <w:rPr>
                <w:noProof/>
                <w:color w:val="auto"/>
              </w:rPr>
              <w:t>6</w:t>
            </w:r>
            <w:r w:rsidRPr="00F145F0">
              <w:rPr>
                <w:color w:val="auto"/>
              </w:rPr>
              <w:fldChar w:fldCharType="end"/>
            </w:r>
            <w:bookmarkEnd w:id="14"/>
            <w:r w:rsidRPr="00F145F0">
              <w:rPr>
                <w:color w:val="auto"/>
              </w:rPr>
              <w:t xml:space="preserve">: </w:t>
            </w:r>
            <w:r w:rsidRPr="0092180D">
              <w:rPr>
                <w:b w:val="0"/>
                <w:i/>
                <w:color w:val="auto"/>
              </w:rPr>
              <w:t xml:space="preserve">Top: </w:t>
            </w:r>
            <w:r w:rsidRPr="00F145F0">
              <w:rPr>
                <w:b w:val="0"/>
                <w:color w:val="auto"/>
              </w:rPr>
              <w:t xml:space="preserve">The </w:t>
            </w:r>
            <w:r w:rsidRPr="00F145F0">
              <w:rPr>
                <w:b w:val="0"/>
                <w:i/>
                <w:color w:val="auto"/>
              </w:rPr>
              <w:t>Classifier</w:t>
            </w:r>
            <w:r w:rsidRPr="00F145F0">
              <w:rPr>
                <w:b w:val="0"/>
                <w:color w:val="auto"/>
              </w:rPr>
              <w:t xml:space="preserve"> interface showing 6 positive and 6 negative cells. Five unclassified cells remain and are ready for sorting.</w:t>
            </w:r>
            <w:r>
              <w:rPr>
                <w:b w:val="0"/>
                <w:color w:val="auto"/>
              </w:rPr>
              <w:t xml:space="preserve"> </w:t>
            </w:r>
            <w:r w:rsidRPr="0092180D">
              <w:rPr>
                <w:b w:val="0"/>
                <w:i/>
                <w:color w:val="auto"/>
              </w:rPr>
              <w:t xml:space="preserve">Bottom: </w:t>
            </w:r>
            <w:r>
              <w:rPr>
                <w:b w:val="0"/>
                <w:color w:val="auto"/>
              </w:rPr>
              <w:t>Examples of positive cells (left) and negative cells (right).</w:t>
            </w:r>
          </w:p>
        </w:tc>
      </w:tr>
    </w:tbl>
    <w:p w:rsidR="00FD5AE5" w:rsidRDefault="007F6532" w:rsidP="00FD5AE5">
      <w:pPr>
        <w:pStyle w:val="Default"/>
        <w:numPr>
          <w:ilvl w:val="0"/>
          <w:numId w:val="11"/>
        </w:numPr>
        <w:spacing w:after="200" w:line="276" w:lineRule="auto"/>
        <w:ind w:left="360"/>
        <w:rPr>
          <w:rFonts w:ascii="Calibri" w:hAnsi="Calibri" w:cs="Calibri"/>
        </w:rPr>
      </w:pPr>
      <w:r>
        <w:rPr>
          <w:rFonts w:ascii="Calibri" w:hAnsi="Calibri" w:cs="Calibri"/>
        </w:rPr>
        <w:lastRenderedPageBreak/>
        <w:t>Now “</w:t>
      </w:r>
      <w:r w:rsidRPr="00F145F0">
        <w:rPr>
          <w:rFonts w:ascii="Calibri" w:hAnsi="Calibri" w:cs="Calibri"/>
        </w:rPr>
        <w:t xml:space="preserve">drag </w:t>
      </w:r>
      <w:r>
        <w:rPr>
          <w:rFonts w:ascii="Calibri" w:hAnsi="Calibri" w:cs="Calibri"/>
        </w:rPr>
        <w:t xml:space="preserve">&amp; </w:t>
      </w:r>
      <w:r w:rsidRPr="00F145F0">
        <w:rPr>
          <w:rFonts w:ascii="Calibri" w:hAnsi="Calibri" w:cs="Calibri"/>
        </w:rPr>
        <w:t>drop</w:t>
      </w:r>
      <w:r>
        <w:rPr>
          <w:rFonts w:ascii="Calibri" w:hAnsi="Calibri" w:cs="Calibri"/>
        </w:rPr>
        <w:t>”</w:t>
      </w:r>
      <w:r w:rsidRPr="00F145F0">
        <w:rPr>
          <w:rFonts w:ascii="Calibri" w:hAnsi="Calibri" w:cs="Calibri"/>
        </w:rPr>
        <w:t xml:space="preserve"> </w:t>
      </w:r>
      <w:r>
        <w:rPr>
          <w:rFonts w:ascii="Calibri" w:hAnsi="Calibri" w:cs="Calibri"/>
        </w:rPr>
        <w:t>whichever</w:t>
      </w:r>
      <w:r w:rsidRPr="00F145F0">
        <w:rPr>
          <w:rFonts w:ascii="Calibri" w:hAnsi="Calibri" w:cs="Calibri"/>
        </w:rPr>
        <w:t xml:space="preserve"> cells</w:t>
      </w:r>
      <w:r>
        <w:rPr>
          <w:rFonts w:ascii="Calibri" w:hAnsi="Calibri" w:cs="Calibri"/>
        </w:rPr>
        <w:t xml:space="preserve"> you consider clearly nega</w:t>
      </w:r>
      <w:r w:rsidRPr="00F145F0">
        <w:rPr>
          <w:rFonts w:ascii="Calibri" w:hAnsi="Calibri" w:cs="Calibri"/>
        </w:rPr>
        <w:t>tive (</w:t>
      </w:r>
      <w:r>
        <w:rPr>
          <w:rFonts w:ascii="Calibri" w:hAnsi="Calibri" w:cs="Calibri"/>
        </w:rPr>
        <w:t xml:space="preserve">i.e. </w:t>
      </w:r>
      <w:r w:rsidRPr="00BF6562">
        <w:rPr>
          <w:rFonts w:ascii="Calibri" w:hAnsi="Calibri" w:cs="Calibri"/>
        </w:rPr>
        <w:t>FOXO1A-GFP</w:t>
      </w:r>
      <w:r w:rsidRPr="00F145F0">
        <w:rPr>
          <w:rFonts w:ascii="Calibri" w:hAnsi="Calibri" w:cs="Calibri"/>
        </w:rPr>
        <w:t xml:space="preserve"> located exclusively in</w:t>
      </w:r>
      <w:r>
        <w:rPr>
          <w:rFonts w:ascii="Calibri" w:hAnsi="Calibri" w:cs="Calibri"/>
        </w:rPr>
        <w:t xml:space="preserve"> the</w:t>
      </w:r>
      <w:r w:rsidRPr="00F145F0">
        <w:rPr>
          <w:rFonts w:ascii="Calibri" w:hAnsi="Calibri" w:cs="Calibri"/>
        </w:rPr>
        <w:t xml:space="preserve"> </w:t>
      </w:r>
      <w:r>
        <w:rPr>
          <w:rFonts w:ascii="Calibri" w:hAnsi="Calibri" w:cs="Calibri"/>
        </w:rPr>
        <w:t>cytopla</w:t>
      </w:r>
      <w:r w:rsidRPr="00F145F0">
        <w:rPr>
          <w:rFonts w:ascii="Calibri" w:hAnsi="Calibri" w:cs="Calibri"/>
        </w:rPr>
        <w:t>s</w:t>
      </w:r>
      <w:r>
        <w:rPr>
          <w:rFonts w:ascii="Calibri" w:hAnsi="Calibri" w:cs="Calibri"/>
        </w:rPr>
        <w:t>m</w:t>
      </w:r>
      <w:r w:rsidRPr="00F145F0">
        <w:rPr>
          <w:rFonts w:ascii="Calibri" w:hAnsi="Calibri" w:cs="Calibri"/>
        </w:rPr>
        <w:t xml:space="preserve">) </w:t>
      </w:r>
      <w:r>
        <w:rPr>
          <w:rFonts w:ascii="Calibri" w:hAnsi="Calibri" w:cs="Calibri"/>
        </w:rPr>
        <w:t>into the “negati</w:t>
      </w:r>
      <w:r w:rsidRPr="00F145F0">
        <w:rPr>
          <w:rFonts w:ascii="Calibri" w:hAnsi="Calibri" w:cs="Calibri"/>
        </w:rPr>
        <w:t xml:space="preserve">ve” </w:t>
      </w:r>
      <w:r>
        <w:rPr>
          <w:rFonts w:ascii="Calibri" w:hAnsi="Calibri" w:cs="Calibri"/>
        </w:rPr>
        <w:t>bin</w:t>
      </w:r>
      <w:r w:rsidRPr="00F145F0">
        <w:rPr>
          <w:rFonts w:ascii="Calibri" w:hAnsi="Calibri" w:cs="Calibri"/>
        </w:rPr>
        <w:t xml:space="preserve">. </w:t>
      </w:r>
      <w:r w:rsidR="007F3DAF">
        <w:rPr>
          <w:rFonts w:ascii="Calibri" w:hAnsi="Calibri" w:cs="Calibri"/>
        </w:rPr>
        <w:t>See the bottom-right panel of Fig. 6 for examples of negative cells.</w:t>
      </w:r>
    </w:p>
    <w:p w:rsidR="00FD5AE5" w:rsidRPr="00FD5AE5" w:rsidRDefault="007F6532" w:rsidP="00FD5AE5">
      <w:pPr>
        <w:pStyle w:val="Default"/>
        <w:numPr>
          <w:ilvl w:val="0"/>
          <w:numId w:val="11"/>
        </w:numPr>
        <w:spacing w:line="276" w:lineRule="auto"/>
        <w:ind w:left="360"/>
        <w:rPr>
          <w:rFonts w:ascii="Calibri" w:hAnsi="Calibri" w:cs="Calibri"/>
        </w:rPr>
      </w:pPr>
      <w:r w:rsidRPr="00BF6562">
        <w:rPr>
          <w:rFonts w:ascii="Calibri" w:hAnsi="Calibri" w:cs="Calibri"/>
        </w:rPr>
        <w:t xml:space="preserve">If </w:t>
      </w:r>
      <w:r>
        <w:rPr>
          <w:rFonts w:ascii="Calibri" w:hAnsi="Calibri" w:cs="Calibri"/>
        </w:rPr>
        <w:t>a cell is not clearly positive or negative in its GFP localization pattern</w:t>
      </w:r>
      <w:r w:rsidRPr="00BF6562">
        <w:rPr>
          <w:rFonts w:ascii="Calibri" w:hAnsi="Calibri" w:cs="Calibri"/>
        </w:rPr>
        <w:t xml:space="preserve">, </w:t>
      </w:r>
      <w:r>
        <w:rPr>
          <w:rFonts w:ascii="Calibri" w:hAnsi="Calibri" w:cs="Calibri"/>
        </w:rPr>
        <w:t xml:space="preserve">click on the cell and </w:t>
      </w:r>
      <w:r w:rsidRPr="00BF6562">
        <w:rPr>
          <w:rFonts w:ascii="Calibri" w:hAnsi="Calibri" w:cs="Calibri"/>
        </w:rPr>
        <w:t xml:space="preserve">press </w:t>
      </w:r>
      <w:r>
        <w:rPr>
          <w:rFonts w:ascii="Calibri" w:hAnsi="Calibri" w:cs="Calibri"/>
        </w:rPr>
        <w:t>“</w:t>
      </w:r>
      <w:r w:rsidRPr="00BF6562">
        <w:rPr>
          <w:rFonts w:ascii="Calibri" w:hAnsi="Calibri" w:cs="Calibri"/>
        </w:rPr>
        <w:t>Delete</w:t>
      </w:r>
      <w:r>
        <w:rPr>
          <w:rFonts w:ascii="Calibri" w:hAnsi="Calibri" w:cs="Calibri"/>
        </w:rPr>
        <w:t>”</w:t>
      </w:r>
      <w:r w:rsidRPr="00BF6562">
        <w:rPr>
          <w:rFonts w:ascii="Calibri" w:hAnsi="Calibri" w:cs="Calibri"/>
        </w:rPr>
        <w:t xml:space="preserve"> to remove </w:t>
      </w:r>
      <w:r>
        <w:rPr>
          <w:rFonts w:ascii="Calibri" w:hAnsi="Calibri" w:cs="Calibri"/>
        </w:rPr>
        <w:t xml:space="preserve">it </w:t>
      </w:r>
      <w:r w:rsidR="00F3631C">
        <w:rPr>
          <w:rFonts w:ascii="Calibri" w:hAnsi="Calibri" w:cs="Calibri"/>
        </w:rPr>
        <w:t xml:space="preserve">from the “unclassified” panel. </w:t>
      </w:r>
    </w:p>
    <w:p w:rsidR="007F6532" w:rsidRDefault="007F6532" w:rsidP="007F6532">
      <w:pPr>
        <w:pStyle w:val="Default"/>
        <w:spacing w:line="276" w:lineRule="auto"/>
        <w:ind w:left="360"/>
        <w:rPr>
          <w:rFonts w:ascii="Calibri" w:hAnsi="Calibri" w:cs="Calibri"/>
        </w:rPr>
      </w:pPr>
    </w:p>
    <w:p w:rsidR="00FD5AE5" w:rsidRPr="00FD5AE5" w:rsidRDefault="007F6532" w:rsidP="00FD5AE5">
      <w:pPr>
        <w:pStyle w:val="Default"/>
        <w:numPr>
          <w:ilvl w:val="0"/>
          <w:numId w:val="11"/>
        </w:numPr>
        <w:spacing w:after="200" w:line="276" w:lineRule="auto"/>
        <w:ind w:left="360"/>
        <w:rPr>
          <w:rFonts w:ascii="Calibri" w:hAnsi="Calibri" w:cs="Calibri"/>
        </w:rPr>
      </w:pPr>
      <w:r w:rsidRPr="00F145F0">
        <w:rPr>
          <w:rFonts w:ascii="Calibri" w:hAnsi="Calibri" w:cs="Calibri"/>
        </w:rPr>
        <w:t xml:space="preserve">Once you have </w:t>
      </w:r>
      <w:r>
        <w:rPr>
          <w:rFonts w:ascii="Calibri" w:hAnsi="Calibri" w:cs="Calibri"/>
        </w:rPr>
        <w:t xml:space="preserve">at least 5 </w:t>
      </w:r>
      <w:r w:rsidRPr="00F145F0">
        <w:rPr>
          <w:rFonts w:ascii="Calibri" w:hAnsi="Calibri" w:cs="Calibri"/>
        </w:rPr>
        <w:t xml:space="preserve">cells in </w:t>
      </w:r>
      <w:r>
        <w:rPr>
          <w:rFonts w:ascii="Calibri" w:hAnsi="Calibri" w:cs="Calibri"/>
        </w:rPr>
        <w:t>the positive</w:t>
      </w:r>
      <w:r w:rsidRPr="00F145F0">
        <w:rPr>
          <w:rFonts w:ascii="Calibri" w:hAnsi="Calibri" w:cs="Calibri"/>
        </w:rPr>
        <w:t xml:space="preserve"> bin</w:t>
      </w:r>
      <w:r>
        <w:rPr>
          <w:rFonts w:ascii="Calibri" w:hAnsi="Calibri" w:cs="Calibri"/>
        </w:rPr>
        <w:t xml:space="preserve"> and 5 cells in the negative bin</w:t>
      </w:r>
      <w:r w:rsidRPr="00F145F0">
        <w:rPr>
          <w:rFonts w:ascii="Calibri" w:hAnsi="Calibri" w:cs="Calibri"/>
        </w:rPr>
        <w:t xml:space="preserve">, click </w:t>
      </w:r>
      <w:r w:rsidRPr="00F145F0">
        <w:rPr>
          <w:rFonts w:ascii="Calibri" w:hAnsi="Calibri" w:cs="Calibri"/>
          <w:bCs/>
        </w:rPr>
        <w:t>the “Train Classifier” button</w:t>
      </w:r>
      <w:r w:rsidRPr="00F145F0">
        <w:rPr>
          <w:rFonts w:ascii="Calibri" w:hAnsi="Calibri" w:cs="Calibri"/>
        </w:rPr>
        <w:t>.</w:t>
      </w:r>
      <w:r>
        <w:rPr>
          <w:rFonts w:ascii="Calibri" w:hAnsi="Calibri" w:cs="Calibri"/>
        </w:rPr>
        <w:t xml:space="preserve">  If you did not receive 5 clearly positive &amp; 5 clearly negative cells, in the first batch of 20 randomly selected cells you received, then hit the “Fetch!” button again, until you receive enough cells to be able to put 5 in each bin.</w:t>
      </w:r>
      <w:r w:rsidRPr="00F145F0">
        <w:rPr>
          <w:rFonts w:ascii="Calibri" w:hAnsi="Calibri" w:cs="Calibri"/>
        </w:rPr>
        <w:t xml:space="preserve"> </w:t>
      </w:r>
    </w:p>
    <w:p w:rsidR="007F6532" w:rsidRDefault="007F6532" w:rsidP="00B21794">
      <w:pPr>
        <w:pStyle w:val="Default"/>
        <w:numPr>
          <w:ilvl w:val="1"/>
          <w:numId w:val="11"/>
        </w:numPr>
        <w:spacing w:after="200" w:line="276" w:lineRule="auto"/>
        <w:ind w:left="720"/>
        <w:rPr>
          <w:rFonts w:ascii="Calibri" w:hAnsi="Calibri" w:cs="Calibri"/>
        </w:rPr>
      </w:pPr>
      <w:r w:rsidRPr="00BF6562">
        <w:rPr>
          <w:rFonts w:ascii="Calibri" w:hAnsi="Calibri" w:cs="Calibri"/>
        </w:rPr>
        <w:t xml:space="preserve">Note that in this portion of the exercise, the cell images that are provided to you are a random sampling of the data.  Thus, depending on which </w:t>
      </w:r>
      <w:r w:rsidRPr="00BF6562">
        <w:rPr>
          <w:rFonts w:ascii="Calibri" w:hAnsi="Calibri" w:cs="Calibri"/>
        </w:rPr>
        <w:lastRenderedPageBreak/>
        <w:t>cell images are allocated to you, your sorting into these two bins will take varying amounts of time</w:t>
      </w:r>
      <w:r>
        <w:rPr>
          <w:rFonts w:ascii="Calibri" w:hAnsi="Calibri" w:cs="Calibri"/>
        </w:rPr>
        <w:t>.</w:t>
      </w:r>
      <w:r w:rsidRPr="00BF6562">
        <w:rPr>
          <w:rFonts w:ascii="Calibri" w:hAnsi="Calibri" w:cs="Calibri"/>
        </w:rPr>
        <w:t xml:space="preserve"> </w:t>
      </w:r>
      <w:r>
        <w:rPr>
          <w:rFonts w:ascii="Calibri" w:hAnsi="Calibri" w:cs="Calibri"/>
        </w:rPr>
        <w:t>S</w:t>
      </w:r>
      <w:r w:rsidRPr="00BF6562">
        <w:rPr>
          <w:rFonts w:ascii="Calibri" w:hAnsi="Calibri" w:cs="Calibri"/>
        </w:rPr>
        <w:t>ubsequently, the results</w:t>
      </w:r>
      <w:r>
        <w:rPr>
          <w:rFonts w:ascii="Calibri" w:hAnsi="Calibri" w:cs="Calibri"/>
        </w:rPr>
        <w:t xml:space="preserve"> of this portion of the exercise</w:t>
      </w:r>
      <w:r w:rsidRPr="00BF6562">
        <w:rPr>
          <w:rFonts w:ascii="Calibri" w:hAnsi="Calibri" w:cs="Calibri"/>
        </w:rPr>
        <w:t xml:space="preserve"> </w:t>
      </w:r>
      <w:r>
        <w:rPr>
          <w:rFonts w:ascii="Calibri" w:hAnsi="Calibri" w:cs="Calibri"/>
        </w:rPr>
        <w:t>will</w:t>
      </w:r>
      <w:r w:rsidRPr="00BF6562">
        <w:rPr>
          <w:rFonts w:ascii="Calibri" w:hAnsi="Calibri" w:cs="Calibri"/>
        </w:rPr>
        <w:t xml:space="preserve"> not l</w:t>
      </w:r>
      <w:r w:rsidR="00FD5AE5">
        <w:rPr>
          <w:rFonts w:ascii="Calibri" w:hAnsi="Calibri" w:cs="Calibri"/>
        </w:rPr>
        <w:t>ook the same from user to user.</w:t>
      </w:r>
    </w:p>
    <w:p w:rsidR="00F3631C" w:rsidRDefault="00F3631C" w:rsidP="00FD5AE5">
      <w:pPr>
        <w:pStyle w:val="Default"/>
        <w:numPr>
          <w:ilvl w:val="1"/>
          <w:numId w:val="11"/>
        </w:numPr>
        <w:spacing w:line="276" w:lineRule="auto"/>
        <w:ind w:left="720"/>
        <w:rPr>
          <w:rFonts w:ascii="Calibri" w:hAnsi="Calibri" w:cs="Calibri"/>
        </w:rPr>
      </w:pPr>
      <w:r>
        <w:rPr>
          <w:rFonts w:ascii="Calibri" w:hAnsi="Calibri" w:cs="Calibri"/>
        </w:rPr>
        <w:t>We refer to this set</w:t>
      </w:r>
      <w:r w:rsidRPr="00F145F0">
        <w:rPr>
          <w:rFonts w:ascii="Calibri" w:hAnsi="Calibri" w:cs="Calibri"/>
        </w:rPr>
        <w:t xml:space="preserve"> of positive and negative cells </w:t>
      </w:r>
      <w:r>
        <w:rPr>
          <w:rFonts w:ascii="Calibri" w:hAnsi="Calibri" w:cs="Calibri"/>
        </w:rPr>
        <w:t>you have assembled as the “training set.”</w:t>
      </w:r>
    </w:p>
    <w:p w:rsidR="00B21794" w:rsidRPr="00BF6562" w:rsidRDefault="00B21794" w:rsidP="00B21794">
      <w:pPr>
        <w:pStyle w:val="Default"/>
        <w:spacing w:line="276" w:lineRule="auto"/>
        <w:ind w:left="720"/>
        <w:rPr>
          <w:rFonts w:ascii="Calibri" w:hAnsi="Calibri" w:cs="Calibri"/>
        </w:rPr>
      </w:pPr>
    </w:p>
    <w:p w:rsidR="007F6532" w:rsidRPr="00F145F0" w:rsidRDefault="007F6532" w:rsidP="007F6532">
      <w:pPr>
        <w:pStyle w:val="Default"/>
        <w:numPr>
          <w:ilvl w:val="0"/>
          <w:numId w:val="16"/>
        </w:numPr>
        <w:spacing w:after="200" w:line="276" w:lineRule="auto"/>
        <w:rPr>
          <w:rFonts w:ascii="Calibri" w:hAnsi="Calibri" w:cs="Calibri"/>
        </w:rPr>
      </w:pPr>
      <w:r w:rsidRPr="00F145F0">
        <w:rPr>
          <w:rFonts w:ascii="Calibri" w:hAnsi="Calibri" w:cs="Calibri"/>
          <w:b/>
          <w:bCs/>
          <w:i/>
          <w:iCs/>
        </w:rPr>
        <w:t xml:space="preserve"> </w:t>
      </w:r>
      <w:r>
        <w:rPr>
          <w:rFonts w:ascii="Calibri" w:hAnsi="Calibri" w:cs="Calibri"/>
          <w:b/>
          <w:bCs/>
          <w:iCs/>
        </w:rPr>
        <w:t>Reviewing</w:t>
      </w:r>
      <w:r w:rsidRPr="00F145F0">
        <w:rPr>
          <w:rFonts w:ascii="Calibri" w:hAnsi="Calibri" w:cs="Calibri"/>
          <w:b/>
          <w:bCs/>
          <w:iCs/>
        </w:rPr>
        <w:t xml:space="preserve"> the rules </w:t>
      </w:r>
      <w:r>
        <w:rPr>
          <w:rFonts w:ascii="Calibri" w:hAnsi="Calibri" w:cs="Calibri"/>
          <w:b/>
          <w:bCs/>
          <w:iCs/>
        </w:rPr>
        <w:t>that CPA established (based on your training set) to classify positive and negative cells</w:t>
      </w:r>
    </w:p>
    <w:p w:rsidR="007F6532" w:rsidRPr="00F145F0" w:rsidRDefault="007F6532" w:rsidP="007F6532">
      <w:pPr>
        <w:pStyle w:val="Default"/>
        <w:spacing w:after="200" w:line="276" w:lineRule="auto"/>
        <w:rPr>
          <w:rFonts w:ascii="Calibri" w:hAnsi="Calibri" w:cs="Calibri"/>
        </w:rPr>
      </w:pPr>
      <w:r w:rsidRPr="00F145F0">
        <w:rPr>
          <w:rFonts w:ascii="Calibri" w:hAnsi="Calibri" w:cs="Calibri"/>
        </w:rPr>
        <w:t>The classification rules</w:t>
      </w:r>
      <w:r>
        <w:rPr>
          <w:rFonts w:ascii="Calibri" w:hAnsi="Calibri" w:cs="Calibri"/>
        </w:rPr>
        <w:t xml:space="preserve"> you will examine below are CPA’s way of</w:t>
      </w:r>
      <w:r w:rsidRPr="00F145F0">
        <w:rPr>
          <w:rFonts w:ascii="Calibri" w:hAnsi="Calibri" w:cs="Calibri"/>
        </w:rPr>
        <w:t xml:space="preserve"> defin</w:t>
      </w:r>
      <w:r>
        <w:rPr>
          <w:rFonts w:ascii="Calibri" w:hAnsi="Calibri" w:cs="Calibri"/>
        </w:rPr>
        <w:t>ing</w:t>
      </w:r>
      <w:r w:rsidRPr="00F145F0">
        <w:rPr>
          <w:rFonts w:ascii="Calibri" w:hAnsi="Calibri" w:cs="Calibri"/>
        </w:rPr>
        <w:t xml:space="preserve"> the measurements </w:t>
      </w:r>
      <w:r>
        <w:rPr>
          <w:rFonts w:ascii="Calibri" w:hAnsi="Calibri" w:cs="Calibri"/>
        </w:rPr>
        <w:t>(</w:t>
      </w:r>
      <w:r w:rsidRPr="00F145F0">
        <w:rPr>
          <w:rFonts w:ascii="Calibri" w:hAnsi="Calibri" w:cs="Calibri"/>
        </w:rPr>
        <w:t>and the cutoff values the measurements need to have</w:t>
      </w:r>
      <w:r>
        <w:rPr>
          <w:rFonts w:ascii="Calibri" w:hAnsi="Calibri" w:cs="Calibri"/>
        </w:rPr>
        <w:t>) in order</w:t>
      </w:r>
      <w:r w:rsidRPr="00F145F0">
        <w:rPr>
          <w:rFonts w:ascii="Calibri" w:hAnsi="Calibri" w:cs="Calibri"/>
        </w:rPr>
        <w:t xml:space="preserve"> to distinguish the positive from the negative phenotype</w:t>
      </w:r>
      <w:r>
        <w:rPr>
          <w:rFonts w:ascii="Calibri" w:hAnsi="Calibri" w:cs="Calibri"/>
        </w:rPr>
        <w:t>s</w:t>
      </w:r>
      <w:r w:rsidRPr="00F145F0">
        <w:rPr>
          <w:rFonts w:ascii="Calibri" w:hAnsi="Calibri" w:cs="Calibri"/>
        </w:rPr>
        <w:t xml:space="preserve">. </w:t>
      </w:r>
    </w:p>
    <w:p w:rsidR="007F6532" w:rsidRDefault="007F6532" w:rsidP="007F6532">
      <w:pPr>
        <w:pStyle w:val="Default"/>
        <w:numPr>
          <w:ilvl w:val="0"/>
          <w:numId w:val="12"/>
        </w:numPr>
        <w:spacing w:after="200" w:line="276" w:lineRule="auto"/>
        <w:ind w:left="360"/>
        <w:rPr>
          <w:rFonts w:ascii="Calibri" w:hAnsi="Calibri" w:cs="Calibri"/>
        </w:rPr>
      </w:pPr>
      <w:r>
        <w:rPr>
          <w:rFonts w:ascii="Calibri" w:hAnsi="Calibri" w:cs="Calibri"/>
        </w:rPr>
        <w:t xml:space="preserve">Read the </w:t>
      </w:r>
      <w:r w:rsidRPr="00F145F0">
        <w:rPr>
          <w:rFonts w:ascii="Calibri" w:hAnsi="Calibri" w:cs="Calibri"/>
        </w:rPr>
        <w:t>text</w:t>
      </w:r>
      <w:r>
        <w:rPr>
          <w:rFonts w:ascii="Calibri" w:hAnsi="Calibri" w:cs="Calibri"/>
        </w:rPr>
        <w:t xml:space="preserve"> that is now located in the text</w:t>
      </w:r>
      <w:r w:rsidRPr="00F145F0">
        <w:rPr>
          <w:rFonts w:ascii="Calibri" w:hAnsi="Calibri" w:cs="Calibri"/>
        </w:rPr>
        <w:t xml:space="preserve"> box in the upper </w:t>
      </w:r>
      <w:r>
        <w:rPr>
          <w:rFonts w:ascii="Calibri" w:hAnsi="Calibri" w:cs="Calibri"/>
        </w:rPr>
        <w:t>half of the Classifier window</w:t>
      </w:r>
      <w:r w:rsidRPr="00F145F0">
        <w:rPr>
          <w:rFonts w:ascii="Calibri" w:hAnsi="Calibri" w:cs="Calibri"/>
        </w:rPr>
        <w:t>.</w:t>
      </w:r>
      <w:r>
        <w:rPr>
          <w:rFonts w:ascii="Calibri" w:hAnsi="Calibri" w:cs="Calibri"/>
        </w:rPr>
        <w:t xml:space="preserve"> This text contains the</w:t>
      </w:r>
      <w:r w:rsidRPr="00F145F0">
        <w:rPr>
          <w:rFonts w:ascii="Calibri" w:hAnsi="Calibri" w:cs="Calibri"/>
        </w:rPr>
        <w:t xml:space="preserve"> rules </w:t>
      </w:r>
      <w:r>
        <w:rPr>
          <w:rFonts w:ascii="Calibri" w:hAnsi="Calibri" w:cs="Calibri"/>
        </w:rPr>
        <w:t xml:space="preserve">CPA </w:t>
      </w:r>
      <w:r w:rsidRPr="00F145F0">
        <w:rPr>
          <w:rFonts w:ascii="Calibri" w:hAnsi="Calibri" w:cs="Calibri"/>
        </w:rPr>
        <w:t xml:space="preserve">found based on </w:t>
      </w:r>
      <w:r>
        <w:rPr>
          <w:rFonts w:ascii="Calibri" w:hAnsi="Calibri" w:cs="Calibri"/>
        </w:rPr>
        <w:t>the training set you provided to it.</w:t>
      </w:r>
      <w:r w:rsidRPr="00F145F0">
        <w:rPr>
          <w:rFonts w:ascii="Calibri" w:hAnsi="Calibri" w:cs="Calibri"/>
        </w:rPr>
        <w:t xml:space="preserve"> </w:t>
      </w:r>
    </w:p>
    <w:p w:rsidR="00C37C3F" w:rsidRDefault="00315883" w:rsidP="00C37C3F">
      <w:pPr>
        <w:pStyle w:val="Default"/>
        <w:numPr>
          <w:ilvl w:val="1"/>
          <w:numId w:val="12"/>
        </w:numPr>
        <w:spacing w:after="200" w:line="276" w:lineRule="auto"/>
        <w:ind w:left="720"/>
        <w:rPr>
          <w:rFonts w:ascii="Calibri" w:hAnsi="Calibri" w:cs="Calibri"/>
        </w:rPr>
      </w:pPr>
      <w:r>
        <w:rPr>
          <w:rFonts w:ascii="Calibri" w:hAnsi="Calibri" w:cs="Calibri"/>
        </w:rPr>
        <w:lastRenderedPageBreak/>
        <w:t>Each rule is in the form</w:t>
      </w:r>
      <w:r w:rsidR="00C37C3F">
        <w:rPr>
          <w:rFonts w:ascii="Calibri" w:hAnsi="Calibri" w:cs="Calibri"/>
        </w:rPr>
        <w:t xml:space="preserve"> an “IF” statement evaluating whether a </w:t>
      </w:r>
      <w:r w:rsidR="00F31AF4">
        <w:rPr>
          <w:rFonts w:ascii="Calibri" w:hAnsi="Calibri" w:cs="Calibri"/>
        </w:rPr>
        <w:t>measurement</w:t>
      </w:r>
      <w:r w:rsidR="00C37C3F">
        <w:rPr>
          <w:rFonts w:ascii="Calibri" w:hAnsi="Calibri" w:cs="Calibri"/>
        </w:rPr>
        <w:t xml:space="preserve"> is greater than some value.</w:t>
      </w:r>
    </w:p>
    <w:p w:rsidR="00315883" w:rsidRDefault="00CD1805" w:rsidP="00C37C3F">
      <w:pPr>
        <w:pStyle w:val="Default"/>
        <w:numPr>
          <w:ilvl w:val="1"/>
          <w:numId w:val="12"/>
        </w:numPr>
        <w:spacing w:after="200" w:line="276" w:lineRule="auto"/>
        <w:ind w:left="720"/>
        <w:rPr>
          <w:rFonts w:ascii="Calibri" w:hAnsi="Calibri" w:cs="Calibri"/>
        </w:rPr>
      </w:pPr>
      <w:r>
        <w:rPr>
          <w:noProof/>
        </w:rPr>
        <mc:AlternateContent>
          <mc:Choice Requires="wps">
            <w:drawing>
              <wp:anchor distT="0" distB="0" distL="114300" distR="114300" simplePos="0" relativeHeight="251657216" behindDoc="1" locked="0" layoutInCell="1" allowOverlap="1">
                <wp:simplePos x="0" y="0"/>
                <wp:positionH relativeFrom="column">
                  <wp:posOffset>-128270</wp:posOffset>
                </wp:positionH>
                <wp:positionV relativeFrom="paragraph">
                  <wp:posOffset>494030</wp:posOffset>
                </wp:positionV>
                <wp:extent cx="7193280" cy="828040"/>
                <wp:effectExtent l="5080" t="11430" r="12065" b="8255"/>
                <wp:wrapNone/>
                <wp:docPr id="42" name="Rectangle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93280" cy="82804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C0C0C0"/>
                              </a:solidFill>
                            </a14:hiddenFill>
                          </a:ext>
                        </a:extLst>
                      </wps:spPr>
                      <wps:txbx>
                        <w:txbxContent>
                          <w:p w:rsidR="002C4FF5" w:rsidRDefault="002C4FF5" w:rsidP="007F6532">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7" o:spid="_x0000_s1026" style="position:absolute;left:0;text-align:left;margin-left:-10.1pt;margin-top:38.9pt;width:566.4pt;height:65.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" filled="f" fillcolor="silver">
                <v:textbox>
                  <w:txbxContent>
                    <w:p w:rsidR="002C4FF5" w:rsidRDefault="002C4FF5" w:rsidP="007F6532">
                      <w:pPr>
                        <w:jc w:val="center"/>
                      </w:pPr>
                    </w:p>
                  </w:txbxContent>
                </v:textbox>
              </v:rect>
            </w:pict>
          </mc:Fallback>
        </mc:AlternateContent>
      </w:r>
      <w:r w:rsidR="00C37C3F" w:rsidRPr="00EF74AE">
        <w:rPr>
          <w:rFonts w:ascii="Calibri" w:hAnsi="Calibri" w:cs="Calibri"/>
        </w:rPr>
        <w:t>The closer to the top of the list a measurement appears, the more significant it is in distinguishing the phenotypes</w:t>
      </w:r>
      <w:r w:rsidR="00C37C3F" w:rsidRPr="008A43FD">
        <w:rPr>
          <w:rFonts w:ascii="Calibri" w:hAnsi="Calibri" w:cs="Calibri"/>
        </w:rPr>
        <w:t xml:space="preserve">. </w:t>
      </w:r>
      <w:r w:rsidR="00F31AF4">
        <w:rPr>
          <w:rFonts w:ascii="Calibri" w:hAnsi="Calibri" w:cs="Calibri"/>
        </w:rPr>
        <w:t xml:space="preserve"> </w:t>
      </w:r>
    </w:p>
    <w:p w:rsidR="007F6532" w:rsidRDefault="007A7B65" w:rsidP="007F6532">
      <w:pPr>
        <w:pStyle w:val="Default"/>
        <w:numPr>
          <w:ilvl w:val="0"/>
          <w:numId w:val="12"/>
        </w:numPr>
        <w:spacing w:after="200" w:line="276" w:lineRule="auto"/>
        <w:ind w:left="360"/>
        <w:rPr>
          <w:rFonts w:ascii="Calibri" w:hAnsi="Calibri" w:cs="Calibri"/>
        </w:rPr>
      </w:pPr>
      <w:r>
        <w:rPr>
          <w:rFonts w:ascii="Calibri" w:hAnsi="Calibri" w:cs="Calibri"/>
        </w:rPr>
        <w:t xml:space="preserve">Questions to consider: </w:t>
      </w:r>
      <w:r w:rsidR="007F6532">
        <w:rPr>
          <w:rFonts w:ascii="Calibri" w:hAnsi="Calibri" w:cs="Calibri"/>
        </w:rPr>
        <w:t>(</w:t>
      </w:r>
      <w:r w:rsidR="007F6532" w:rsidRPr="00EF74AE">
        <w:rPr>
          <w:rFonts w:ascii="Calibri" w:hAnsi="Calibri" w:cs="Calibri"/>
        </w:rPr>
        <w:t xml:space="preserve">1) </w:t>
      </w:r>
      <w:proofErr w:type="gramStart"/>
      <w:r w:rsidR="007F6532" w:rsidRPr="00EF74AE">
        <w:rPr>
          <w:rFonts w:ascii="Calibri" w:hAnsi="Calibri" w:cs="Calibri"/>
        </w:rPr>
        <w:t>What</w:t>
      </w:r>
      <w:proofErr w:type="gramEnd"/>
      <w:r w:rsidR="007F6532" w:rsidRPr="00EF74AE">
        <w:rPr>
          <w:rFonts w:ascii="Calibri" w:hAnsi="Calibri" w:cs="Calibri"/>
        </w:rPr>
        <w:t xml:space="preserve"> is the top-most </w:t>
      </w:r>
      <w:r w:rsidR="00315883">
        <w:rPr>
          <w:rFonts w:ascii="Calibri" w:hAnsi="Calibri" w:cs="Calibri"/>
        </w:rPr>
        <w:t xml:space="preserve">measurement </w:t>
      </w:r>
      <w:r w:rsidR="00315883" w:rsidRPr="00EF74AE">
        <w:rPr>
          <w:rFonts w:ascii="Calibri" w:hAnsi="Calibri" w:cs="Calibri"/>
        </w:rPr>
        <w:t>that</w:t>
      </w:r>
      <w:r w:rsidR="007F6532" w:rsidRPr="00EF74AE">
        <w:rPr>
          <w:rFonts w:ascii="Calibri" w:hAnsi="Calibri" w:cs="Calibri"/>
        </w:rPr>
        <w:t xml:space="preserve"> shows up in your classification rules?</w:t>
      </w:r>
      <w:r w:rsidR="007F6532">
        <w:rPr>
          <w:rFonts w:ascii="Calibri" w:hAnsi="Calibri" w:cs="Calibri"/>
        </w:rPr>
        <w:t xml:space="preserve"> (</w:t>
      </w:r>
      <w:r w:rsidR="007F6532" w:rsidRPr="00EF74AE">
        <w:rPr>
          <w:rFonts w:ascii="Calibri" w:hAnsi="Calibri" w:cs="Calibri"/>
        </w:rPr>
        <w:t>2) Is the top-most measurement</w:t>
      </w:r>
      <w:r w:rsidR="00315883">
        <w:rPr>
          <w:rFonts w:ascii="Calibri" w:hAnsi="Calibri" w:cs="Calibri"/>
        </w:rPr>
        <w:t xml:space="preserve"> one</w:t>
      </w:r>
      <w:r w:rsidR="007F6532" w:rsidRPr="00EF74AE">
        <w:rPr>
          <w:rFonts w:ascii="Calibri" w:hAnsi="Calibri" w:cs="Calibri"/>
        </w:rPr>
        <w:t xml:space="preserve"> that you would expect to be the most significant one to use, in distinguishing the phenotypes?</w:t>
      </w:r>
    </w:p>
    <w:p w:rsidR="00C37C3F" w:rsidRDefault="00C37C3F" w:rsidP="00C37C3F">
      <w:pPr>
        <w:pStyle w:val="Default"/>
        <w:spacing w:after="200" w:line="276" w:lineRule="auto"/>
        <w:ind w:left="360"/>
        <w:rPr>
          <w:rFonts w:ascii="Calibri" w:hAnsi="Calibri" w:cs="Calibri"/>
        </w:rPr>
      </w:pPr>
    </w:p>
    <w:p w:rsidR="007F6532" w:rsidRPr="00BD0A26" w:rsidRDefault="007F6532" w:rsidP="007F6532">
      <w:pPr>
        <w:pStyle w:val="Default"/>
        <w:numPr>
          <w:ilvl w:val="0"/>
          <w:numId w:val="16"/>
        </w:numPr>
        <w:spacing w:after="200" w:line="276" w:lineRule="auto"/>
        <w:rPr>
          <w:rFonts w:ascii="Calibri" w:hAnsi="Calibri" w:cs="Calibri"/>
        </w:rPr>
      </w:pPr>
      <w:bookmarkStart w:id="15" w:name="_Ref313008185"/>
      <w:r w:rsidRPr="00BD0A26">
        <w:rPr>
          <w:rFonts w:ascii="Calibri" w:hAnsi="Calibri" w:cs="Calibri"/>
          <w:b/>
          <w:bCs/>
          <w:iCs/>
        </w:rPr>
        <w:t xml:space="preserve">Refining the training set by </w:t>
      </w:r>
      <w:r>
        <w:rPr>
          <w:rFonts w:ascii="Calibri" w:hAnsi="Calibri" w:cs="Calibri"/>
          <w:b/>
          <w:bCs/>
          <w:iCs/>
        </w:rPr>
        <w:t>s</w:t>
      </w:r>
      <w:r w:rsidRPr="00BD0A26">
        <w:rPr>
          <w:rFonts w:ascii="Calibri" w:hAnsi="Calibri" w:cs="Calibri"/>
          <w:b/>
          <w:bCs/>
          <w:iCs/>
        </w:rPr>
        <w:t>orting</w:t>
      </w:r>
      <w:r w:rsidRPr="00F145F0">
        <w:rPr>
          <w:rFonts w:ascii="Calibri" w:hAnsi="Calibri" w:cs="Calibri"/>
          <w:b/>
          <w:bCs/>
          <w:iCs/>
        </w:rPr>
        <w:t xml:space="preserve"> more </w:t>
      </w:r>
      <w:r>
        <w:rPr>
          <w:rFonts w:ascii="Calibri" w:hAnsi="Calibri" w:cs="Calibri"/>
          <w:b/>
          <w:bCs/>
          <w:iCs/>
        </w:rPr>
        <w:t>“unclassified”</w:t>
      </w:r>
      <w:r w:rsidRPr="00F145F0">
        <w:rPr>
          <w:rFonts w:ascii="Calibri" w:hAnsi="Calibri" w:cs="Calibri"/>
          <w:b/>
          <w:bCs/>
          <w:iCs/>
        </w:rPr>
        <w:t xml:space="preserve"> cells</w:t>
      </w:r>
      <w:r>
        <w:rPr>
          <w:rFonts w:ascii="Calibri" w:hAnsi="Calibri" w:cs="Calibri"/>
          <w:b/>
          <w:bCs/>
          <w:iCs/>
        </w:rPr>
        <w:t xml:space="preserve"> into the “positive” and “negative” bins</w:t>
      </w:r>
      <w:r w:rsidRPr="00F145F0">
        <w:rPr>
          <w:rFonts w:ascii="Calibri" w:hAnsi="Calibri" w:cs="Calibri"/>
          <w:b/>
          <w:bCs/>
          <w:iCs/>
        </w:rPr>
        <w:t xml:space="preserve"> </w:t>
      </w:r>
      <w:bookmarkEnd w:id="15"/>
    </w:p>
    <w:p w:rsidR="007F6532" w:rsidRPr="00FA26CB" w:rsidRDefault="007F6532" w:rsidP="007F6532">
      <w:pPr>
        <w:pStyle w:val="Default"/>
        <w:spacing w:after="200" w:line="276" w:lineRule="auto"/>
        <w:rPr>
          <w:rFonts w:ascii="Calibri" w:hAnsi="Calibri" w:cs="Calibri"/>
        </w:rPr>
      </w:pPr>
      <w:r>
        <w:rPr>
          <w:rFonts w:ascii="Calibri" w:hAnsi="Calibri" w:cs="Calibri"/>
        </w:rPr>
        <w:t>At this point, it is important to keep in mind that the CPA C</w:t>
      </w:r>
      <w:r w:rsidRPr="00FA26CB">
        <w:rPr>
          <w:rFonts w:ascii="Calibri" w:hAnsi="Calibri" w:cs="Calibri"/>
        </w:rPr>
        <w:t>lassifier</w:t>
      </w:r>
      <w:r>
        <w:rPr>
          <w:rFonts w:ascii="Calibri" w:hAnsi="Calibri" w:cs="Calibri"/>
        </w:rPr>
        <w:t xml:space="preserve"> tool will pick whichever</w:t>
      </w:r>
      <w:r w:rsidRPr="00FA26CB">
        <w:rPr>
          <w:rFonts w:ascii="Calibri" w:hAnsi="Calibri" w:cs="Calibri"/>
        </w:rPr>
        <w:t xml:space="preserve"> measurement</w:t>
      </w:r>
      <w:r>
        <w:rPr>
          <w:rFonts w:ascii="Calibri" w:hAnsi="Calibri" w:cs="Calibri"/>
        </w:rPr>
        <w:t xml:space="preserve"> is most significant in making</w:t>
      </w:r>
      <w:r w:rsidRPr="00FA26CB">
        <w:rPr>
          <w:rFonts w:ascii="Calibri" w:hAnsi="Calibri" w:cs="Calibri"/>
        </w:rPr>
        <w:t xml:space="preserve"> its determination</w:t>
      </w:r>
      <w:r>
        <w:rPr>
          <w:rFonts w:ascii="Calibri" w:hAnsi="Calibri" w:cs="Calibri"/>
        </w:rPr>
        <w:t xml:space="preserve"> of positive versus negative </w:t>
      </w:r>
      <w:r w:rsidRPr="00FA26CB">
        <w:rPr>
          <w:rFonts w:ascii="Calibri" w:hAnsi="Calibri" w:cs="Calibri"/>
        </w:rPr>
        <w:t>(</w:t>
      </w:r>
      <w:r w:rsidRPr="005768DC">
        <w:rPr>
          <w:rFonts w:ascii="Calibri" w:hAnsi="Calibri" w:cs="Calibri"/>
        </w:rPr>
        <w:t>whether or not</w:t>
      </w:r>
      <w:r>
        <w:rPr>
          <w:rFonts w:ascii="Calibri" w:hAnsi="Calibri" w:cs="Calibri"/>
        </w:rPr>
        <w:t xml:space="preserve"> that measurement </w:t>
      </w:r>
      <w:r>
        <w:rPr>
          <w:rFonts w:ascii="Calibri" w:hAnsi="Calibri" w:cs="Calibri"/>
        </w:rPr>
        <w:lastRenderedPageBreak/>
        <w:t>happens to be a</w:t>
      </w:r>
      <w:r w:rsidRPr="00FA26CB">
        <w:rPr>
          <w:rFonts w:ascii="Calibri" w:hAnsi="Calibri" w:cs="Calibri"/>
        </w:rPr>
        <w:t xml:space="preserve"> physiologically </w:t>
      </w:r>
      <w:r>
        <w:rPr>
          <w:rFonts w:ascii="Calibri" w:hAnsi="Calibri" w:cs="Calibri"/>
        </w:rPr>
        <w:t>relevant characteristic in the mind of the user)</w:t>
      </w:r>
      <w:r w:rsidRPr="00FA26CB">
        <w:rPr>
          <w:rFonts w:ascii="Calibri" w:hAnsi="Calibri" w:cs="Calibri"/>
        </w:rPr>
        <w:t xml:space="preserve">. </w:t>
      </w:r>
    </w:p>
    <w:p w:rsidR="007F6532" w:rsidRPr="00F145F0" w:rsidRDefault="007F6532" w:rsidP="007F6532">
      <w:pPr>
        <w:pStyle w:val="Default"/>
        <w:spacing w:after="200" w:line="276" w:lineRule="auto"/>
        <w:rPr>
          <w:rFonts w:ascii="Calibri" w:hAnsi="Calibri" w:cs="Calibri"/>
        </w:rPr>
      </w:pPr>
      <w:r w:rsidRPr="00F145F0">
        <w:rPr>
          <w:rFonts w:ascii="Calibri" w:hAnsi="Calibri" w:cs="Calibri"/>
        </w:rPr>
        <w:t xml:space="preserve">For </w:t>
      </w:r>
      <w:r>
        <w:rPr>
          <w:rFonts w:ascii="Calibri" w:hAnsi="Calibri" w:cs="Calibri"/>
        </w:rPr>
        <w:t>exampl</w:t>
      </w:r>
      <w:r w:rsidRPr="00F145F0">
        <w:rPr>
          <w:rFonts w:ascii="Calibri" w:hAnsi="Calibri" w:cs="Calibri"/>
        </w:rPr>
        <w:t xml:space="preserve">e, </w:t>
      </w:r>
      <w:r>
        <w:rPr>
          <w:rFonts w:ascii="Calibri" w:hAnsi="Calibri" w:cs="Calibri"/>
        </w:rPr>
        <w:t>at this point (after only sorting 5 positive &amp; 5 negative cells), you may notice</w:t>
      </w:r>
      <w:r w:rsidRPr="00F145F0">
        <w:rPr>
          <w:rFonts w:ascii="Calibri" w:hAnsi="Calibri" w:cs="Calibri"/>
        </w:rPr>
        <w:t xml:space="preserve"> </w:t>
      </w:r>
      <w:r w:rsidR="00C37C3F" w:rsidRPr="00FA26CB">
        <w:rPr>
          <w:rFonts w:ascii="Calibri" w:hAnsi="Calibri" w:cs="Calibri"/>
        </w:rPr>
        <w:t>measurement</w:t>
      </w:r>
      <w:r w:rsidR="00C37C3F">
        <w:rPr>
          <w:rFonts w:ascii="Calibri" w:hAnsi="Calibri" w:cs="Calibri"/>
        </w:rPr>
        <w:t xml:space="preserve">s </w:t>
      </w:r>
      <w:r>
        <w:rPr>
          <w:rFonts w:ascii="Calibri" w:hAnsi="Calibri" w:cs="Calibri"/>
          <w:bCs/>
        </w:rPr>
        <w:t>called</w:t>
      </w:r>
      <w:r w:rsidRPr="00F145F0">
        <w:rPr>
          <w:rFonts w:ascii="Calibri" w:hAnsi="Calibri" w:cs="Calibri"/>
          <w:bCs/>
          <w:i/>
        </w:rPr>
        <w:t xml:space="preserve"> “</w:t>
      </w:r>
      <w:proofErr w:type="spellStart"/>
      <w:r w:rsidRPr="00F145F0">
        <w:rPr>
          <w:rFonts w:ascii="Calibri" w:hAnsi="Calibri" w:cs="Calibri"/>
          <w:bCs/>
          <w:i/>
        </w:rPr>
        <w:t>Object_Number</w:t>
      </w:r>
      <w:proofErr w:type="spellEnd"/>
      <w:r w:rsidRPr="00F145F0">
        <w:rPr>
          <w:rFonts w:ascii="Calibri" w:hAnsi="Calibri" w:cs="Calibri"/>
          <w:bCs/>
          <w:i/>
        </w:rPr>
        <w:t>”</w:t>
      </w:r>
      <w:r w:rsidRPr="00F145F0">
        <w:rPr>
          <w:rFonts w:ascii="Calibri" w:hAnsi="Calibri" w:cs="Calibri"/>
          <w:bCs/>
        </w:rPr>
        <w:t xml:space="preserve"> (the object number of each cell) </w:t>
      </w:r>
      <w:r w:rsidRPr="00F145F0">
        <w:rPr>
          <w:rFonts w:ascii="Calibri" w:hAnsi="Calibri" w:cs="Calibri"/>
        </w:rPr>
        <w:t>or</w:t>
      </w:r>
      <w:r w:rsidRPr="00F145F0">
        <w:rPr>
          <w:rFonts w:ascii="Calibri" w:hAnsi="Calibri" w:cs="Calibri"/>
          <w:i/>
        </w:rPr>
        <w:t xml:space="preserve"> “</w:t>
      </w:r>
      <w:proofErr w:type="spellStart"/>
      <w:r w:rsidRPr="00F145F0">
        <w:rPr>
          <w:rFonts w:ascii="Calibri" w:hAnsi="Calibri" w:cs="Calibri"/>
          <w:bCs/>
          <w:i/>
        </w:rPr>
        <w:t>Nuclei_Location_Center</w:t>
      </w:r>
      <w:proofErr w:type="spellEnd"/>
      <w:r w:rsidRPr="00F145F0">
        <w:rPr>
          <w:rFonts w:ascii="Calibri" w:hAnsi="Calibri" w:cs="Calibri"/>
          <w:bCs/>
          <w:i/>
        </w:rPr>
        <w:t>”</w:t>
      </w:r>
      <w:r w:rsidRPr="00F145F0">
        <w:rPr>
          <w:rFonts w:ascii="Calibri" w:hAnsi="Calibri" w:cs="Calibri"/>
          <w:bCs/>
        </w:rPr>
        <w:t xml:space="preserve"> (the cell position in the image) </w:t>
      </w:r>
      <w:r w:rsidRPr="00F145F0">
        <w:rPr>
          <w:rFonts w:ascii="Calibri" w:hAnsi="Calibri" w:cs="Calibri"/>
        </w:rPr>
        <w:t>include</w:t>
      </w:r>
      <w:r>
        <w:rPr>
          <w:rFonts w:ascii="Calibri" w:hAnsi="Calibri" w:cs="Calibri"/>
        </w:rPr>
        <w:t>d in the classification rules.  T</w:t>
      </w:r>
      <w:r w:rsidRPr="00F145F0">
        <w:rPr>
          <w:rFonts w:ascii="Calibri" w:hAnsi="Calibri" w:cs="Calibri"/>
        </w:rPr>
        <w:t>his indicates that the classifier is not well-trained</w:t>
      </w:r>
      <w:r>
        <w:rPr>
          <w:rFonts w:ascii="Calibri" w:hAnsi="Calibri" w:cs="Calibri"/>
        </w:rPr>
        <w:t>,</w:t>
      </w:r>
      <w:r w:rsidRPr="00F145F0">
        <w:rPr>
          <w:rFonts w:ascii="Calibri" w:hAnsi="Calibri" w:cs="Calibri"/>
        </w:rPr>
        <w:t xml:space="preserve"> since these measurements are not correlated with t</w:t>
      </w:r>
      <w:r>
        <w:rPr>
          <w:rFonts w:ascii="Calibri" w:hAnsi="Calibri" w:cs="Calibri"/>
        </w:rPr>
        <w:t>he phenotype we want to find. Whenever</w:t>
      </w:r>
      <w:r w:rsidRPr="00F145F0">
        <w:rPr>
          <w:rFonts w:ascii="Calibri" w:hAnsi="Calibri" w:cs="Calibri"/>
        </w:rPr>
        <w:t xml:space="preserve"> </w:t>
      </w:r>
      <w:r>
        <w:rPr>
          <w:rFonts w:ascii="Calibri" w:hAnsi="Calibri" w:cs="Calibri"/>
        </w:rPr>
        <w:t>you find that the classifier is not well-trained</w:t>
      </w:r>
      <w:r w:rsidRPr="00F145F0">
        <w:rPr>
          <w:rFonts w:ascii="Calibri" w:hAnsi="Calibri" w:cs="Calibri"/>
        </w:rPr>
        <w:t>,</w:t>
      </w:r>
      <w:r>
        <w:rPr>
          <w:rFonts w:ascii="Calibri" w:hAnsi="Calibri" w:cs="Calibri"/>
        </w:rPr>
        <w:t xml:space="preserve"> you need to</w:t>
      </w:r>
      <w:r w:rsidRPr="00F145F0">
        <w:rPr>
          <w:rFonts w:ascii="Calibri" w:hAnsi="Calibri" w:cs="Calibri"/>
        </w:rPr>
        <w:t xml:space="preserve"> either</w:t>
      </w:r>
      <w:r>
        <w:rPr>
          <w:rFonts w:ascii="Calibri" w:hAnsi="Calibri" w:cs="Calibri"/>
        </w:rPr>
        <w:t xml:space="preserve"> add</w:t>
      </w:r>
      <w:r w:rsidRPr="00F145F0">
        <w:rPr>
          <w:rFonts w:ascii="Calibri" w:hAnsi="Calibri" w:cs="Calibri"/>
        </w:rPr>
        <w:t xml:space="preserve"> more cells to the training set</w:t>
      </w:r>
      <w:r>
        <w:rPr>
          <w:rFonts w:ascii="Calibri" w:hAnsi="Calibri" w:cs="Calibri"/>
        </w:rPr>
        <w:t>, or obtain</w:t>
      </w:r>
      <w:r w:rsidRPr="00F145F0">
        <w:rPr>
          <w:rFonts w:ascii="Calibri" w:hAnsi="Calibri" w:cs="Calibri"/>
        </w:rPr>
        <w:t xml:space="preserve"> more measurements from the cells.</w:t>
      </w:r>
    </w:p>
    <w:p w:rsidR="007F6532" w:rsidRPr="00F145F0" w:rsidRDefault="007F6532" w:rsidP="007F6532">
      <w:pPr>
        <w:pStyle w:val="Default"/>
        <w:spacing w:after="200" w:line="276" w:lineRule="auto"/>
        <w:rPr>
          <w:rFonts w:ascii="Calibri" w:hAnsi="Calibri" w:cs="Calibri"/>
        </w:rPr>
      </w:pPr>
      <w:r w:rsidRPr="00EA6080">
        <w:rPr>
          <w:rFonts w:ascii="Calibri" w:hAnsi="Calibri" w:cs="Calibri"/>
          <w:b/>
        </w:rPr>
        <w:t>Refining the training set by obtaining samples from positive and negative control wells:</w:t>
      </w:r>
      <w:r>
        <w:rPr>
          <w:rFonts w:ascii="Calibri" w:hAnsi="Calibri" w:cs="Calibri"/>
        </w:rPr>
        <w:t xml:space="preserve"> </w:t>
      </w:r>
      <w:r w:rsidRPr="00F145F0">
        <w:rPr>
          <w:rFonts w:ascii="Calibri" w:hAnsi="Calibri" w:cs="Calibri"/>
        </w:rPr>
        <w:t>Sometimes the phenotype of interest is uncommon enough</w:t>
      </w:r>
      <w:r>
        <w:rPr>
          <w:rFonts w:ascii="Calibri" w:hAnsi="Calibri" w:cs="Calibri"/>
        </w:rPr>
        <w:t>,</w:t>
      </w:r>
      <w:r w:rsidRPr="00F145F0">
        <w:rPr>
          <w:rFonts w:ascii="Calibri" w:hAnsi="Calibri" w:cs="Calibri"/>
        </w:rPr>
        <w:t xml:space="preserve"> that fetching</w:t>
      </w:r>
      <w:r>
        <w:rPr>
          <w:rFonts w:ascii="Calibri" w:hAnsi="Calibri" w:cs="Calibri"/>
        </w:rPr>
        <w:t xml:space="preserve"> 20 random images</w:t>
      </w:r>
      <w:r w:rsidRPr="00F145F0">
        <w:rPr>
          <w:rFonts w:ascii="Calibri" w:hAnsi="Calibri" w:cs="Calibri"/>
        </w:rPr>
        <w:t xml:space="preserve"> will not</w:t>
      </w:r>
      <w:r>
        <w:rPr>
          <w:rFonts w:ascii="Calibri" w:hAnsi="Calibri" w:cs="Calibri"/>
        </w:rPr>
        <w:t xml:space="preserve"> result in the</w:t>
      </w:r>
      <w:r w:rsidRPr="00F145F0">
        <w:rPr>
          <w:rFonts w:ascii="Calibri" w:hAnsi="Calibri" w:cs="Calibri"/>
        </w:rPr>
        <w:t xml:space="preserve"> retriev</w:t>
      </w:r>
      <w:r>
        <w:rPr>
          <w:rFonts w:ascii="Calibri" w:hAnsi="Calibri" w:cs="Calibri"/>
        </w:rPr>
        <w:t>al of</w:t>
      </w:r>
      <w:r w:rsidRPr="00F145F0">
        <w:rPr>
          <w:rFonts w:ascii="Calibri" w:hAnsi="Calibri" w:cs="Calibri"/>
        </w:rPr>
        <w:t xml:space="preserve"> many</w:t>
      </w:r>
      <w:r>
        <w:rPr>
          <w:rFonts w:ascii="Calibri" w:hAnsi="Calibri" w:cs="Calibri"/>
        </w:rPr>
        <w:t xml:space="preserve"> clear</w:t>
      </w:r>
      <w:r w:rsidRPr="00F145F0">
        <w:rPr>
          <w:rFonts w:ascii="Calibri" w:hAnsi="Calibri" w:cs="Calibri"/>
        </w:rPr>
        <w:t xml:space="preserve"> examples </w:t>
      </w:r>
      <w:r>
        <w:rPr>
          <w:rFonts w:ascii="Calibri" w:hAnsi="Calibri" w:cs="Calibri"/>
        </w:rPr>
        <w:t>of the phenotype you are looking for</w:t>
      </w:r>
      <w:r w:rsidRPr="00F145F0">
        <w:rPr>
          <w:rFonts w:ascii="Calibri" w:hAnsi="Calibri" w:cs="Calibri"/>
        </w:rPr>
        <w:t xml:space="preserve">. </w:t>
      </w:r>
      <w:r>
        <w:rPr>
          <w:rFonts w:ascii="Calibri" w:hAnsi="Calibri" w:cs="Calibri"/>
        </w:rPr>
        <w:t>However, if</w:t>
      </w:r>
      <w:r w:rsidRPr="00F145F0">
        <w:rPr>
          <w:rFonts w:ascii="Calibri" w:hAnsi="Calibri" w:cs="Calibri"/>
        </w:rPr>
        <w:t xml:space="preserve"> you know which images contain examples of the phenotype, you can open the image </w:t>
      </w:r>
      <w:r>
        <w:rPr>
          <w:rFonts w:ascii="Calibri" w:hAnsi="Calibri" w:cs="Calibri"/>
        </w:rPr>
        <w:t xml:space="preserve">-- </w:t>
      </w:r>
      <w:r w:rsidRPr="00F145F0">
        <w:rPr>
          <w:rFonts w:ascii="Calibri" w:hAnsi="Calibri" w:cs="Calibri"/>
        </w:rPr>
        <w:t xml:space="preserve">either </w:t>
      </w:r>
      <w:r w:rsidRPr="00F145F0">
        <w:rPr>
          <w:rFonts w:ascii="Calibri" w:hAnsi="Calibri" w:cs="Calibri"/>
        </w:rPr>
        <w:lastRenderedPageBreak/>
        <w:t xml:space="preserve">by double-clicking a cell thumbnail, or from the </w:t>
      </w:r>
      <w:r w:rsidRPr="00F145F0">
        <w:rPr>
          <w:rFonts w:ascii="Calibri" w:hAnsi="Calibri" w:cs="Calibri"/>
          <w:i/>
        </w:rPr>
        <w:t>Plate Viewer</w:t>
      </w:r>
      <w:r w:rsidRPr="00F145F0">
        <w:rPr>
          <w:rFonts w:ascii="Calibri" w:hAnsi="Calibri" w:cs="Calibri"/>
        </w:rPr>
        <w:t xml:space="preserve"> </w:t>
      </w:r>
      <w:r>
        <w:rPr>
          <w:rFonts w:ascii="Calibri" w:hAnsi="Calibri" w:cs="Calibri"/>
        </w:rPr>
        <w:t>(</w:t>
      </w:r>
      <w:r w:rsidRPr="00F145F0">
        <w:rPr>
          <w:rFonts w:ascii="Calibri" w:hAnsi="Calibri" w:cs="Calibri"/>
        </w:rPr>
        <w:t xml:space="preserve">if you know the </w:t>
      </w:r>
      <w:r>
        <w:rPr>
          <w:rFonts w:ascii="Calibri" w:hAnsi="Calibri" w:cs="Calibri"/>
        </w:rPr>
        <w:t xml:space="preserve">location of the </w:t>
      </w:r>
      <w:r w:rsidRPr="00F145F0">
        <w:rPr>
          <w:rFonts w:ascii="Calibri" w:hAnsi="Calibri" w:cs="Calibri"/>
        </w:rPr>
        <w:t>well)</w:t>
      </w:r>
      <w:r>
        <w:rPr>
          <w:rFonts w:ascii="Calibri" w:hAnsi="Calibri" w:cs="Calibri"/>
        </w:rPr>
        <w:t>.</w:t>
      </w:r>
      <w:r w:rsidRPr="00F145F0">
        <w:rPr>
          <w:rFonts w:ascii="Calibri" w:hAnsi="Calibri" w:cs="Calibri"/>
        </w:rPr>
        <w:t xml:space="preserve"> </w:t>
      </w:r>
      <w:r>
        <w:rPr>
          <w:rFonts w:ascii="Calibri" w:hAnsi="Calibri" w:cs="Calibri"/>
        </w:rPr>
        <w:t>You can then</w:t>
      </w:r>
      <w:r w:rsidRPr="00F145F0">
        <w:rPr>
          <w:rFonts w:ascii="Calibri" w:hAnsi="Calibri" w:cs="Calibri"/>
        </w:rPr>
        <w:t xml:space="preserve"> drag-and-drop the cells</w:t>
      </w:r>
      <w:r>
        <w:rPr>
          <w:rFonts w:ascii="Calibri" w:hAnsi="Calibri" w:cs="Calibri"/>
        </w:rPr>
        <w:t xml:space="preserve"> of interest</w:t>
      </w:r>
      <w:r w:rsidRPr="00F145F0">
        <w:rPr>
          <w:rFonts w:ascii="Calibri" w:hAnsi="Calibri" w:cs="Calibri"/>
        </w:rPr>
        <w:t xml:space="preserve"> directly from the image.</w:t>
      </w:r>
    </w:p>
    <w:p w:rsidR="007F6532" w:rsidRPr="00F145F0" w:rsidRDefault="007F6532" w:rsidP="007F6532">
      <w:pPr>
        <w:pStyle w:val="Default"/>
        <w:numPr>
          <w:ilvl w:val="0"/>
          <w:numId w:val="14"/>
        </w:numPr>
        <w:spacing w:after="200" w:line="276" w:lineRule="auto"/>
        <w:ind w:left="360"/>
        <w:rPr>
          <w:rFonts w:ascii="Calibri" w:hAnsi="Calibri" w:cs="Calibri"/>
        </w:rPr>
      </w:pPr>
      <w:r w:rsidRPr="00F145F0">
        <w:rPr>
          <w:rFonts w:ascii="Calibri" w:hAnsi="Calibri" w:cs="Calibri"/>
        </w:rPr>
        <w:t xml:space="preserve">Open the </w:t>
      </w:r>
      <w:r w:rsidRPr="00F145F0">
        <w:rPr>
          <w:rFonts w:ascii="Calibri" w:hAnsi="Calibri" w:cs="Calibri"/>
          <w:i/>
        </w:rPr>
        <w:t>Plate Viewer</w:t>
      </w:r>
      <w:r w:rsidRPr="00F145F0">
        <w:rPr>
          <w:rFonts w:ascii="Calibri" w:hAnsi="Calibri" w:cs="Calibri"/>
        </w:rPr>
        <w:t xml:space="preserve"> and double-click on well A01</w:t>
      </w:r>
      <w:r>
        <w:rPr>
          <w:rFonts w:ascii="Calibri" w:hAnsi="Calibri" w:cs="Calibri"/>
        </w:rPr>
        <w:t>, in order</w:t>
      </w:r>
      <w:r w:rsidRPr="00F145F0">
        <w:rPr>
          <w:rFonts w:ascii="Calibri" w:hAnsi="Calibri" w:cs="Calibri"/>
        </w:rPr>
        <w:t xml:space="preserve"> to open an image from the negative controls.</w:t>
      </w:r>
    </w:p>
    <w:p w:rsidR="007F6532" w:rsidRPr="00F145F0" w:rsidRDefault="007F6532" w:rsidP="007F6532">
      <w:pPr>
        <w:pStyle w:val="Default"/>
        <w:numPr>
          <w:ilvl w:val="0"/>
          <w:numId w:val="14"/>
        </w:numPr>
        <w:spacing w:after="200" w:line="276" w:lineRule="auto"/>
        <w:ind w:left="360"/>
        <w:rPr>
          <w:rFonts w:ascii="Calibri" w:hAnsi="Calibri" w:cs="Calibri"/>
        </w:rPr>
      </w:pPr>
      <w:r w:rsidRPr="00F145F0">
        <w:rPr>
          <w:rFonts w:ascii="Calibri" w:hAnsi="Calibri" w:cs="Calibri"/>
        </w:rPr>
        <w:t>Click on a cell in the image that is negative for the phenotype and drag-and-drop it into the negative bin.</w:t>
      </w:r>
      <w:r>
        <w:rPr>
          <w:rFonts w:ascii="Calibri" w:hAnsi="Calibri" w:cs="Calibri"/>
        </w:rPr>
        <w:t xml:space="preserve"> Repeat this for 5 negative cells.</w:t>
      </w:r>
    </w:p>
    <w:p w:rsidR="007F6532" w:rsidRPr="00F145F0" w:rsidRDefault="007F6532" w:rsidP="007F6532">
      <w:pPr>
        <w:pStyle w:val="Default"/>
        <w:numPr>
          <w:ilvl w:val="0"/>
          <w:numId w:val="14"/>
        </w:numPr>
        <w:spacing w:after="200" w:line="276" w:lineRule="auto"/>
        <w:ind w:left="360"/>
        <w:rPr>
          <w:rFonts w:ascii="Calibri" w:hAnsi="Calibri" w:cs="Calibri"/>
        </w:rPr>
      </w:pPr>
      <w:r w:rsidRPr="00F145F0">
        <w:rPr>
          <w:rFonts w:ascii="Calibri" w:hAnsi="Calibri" w:cs="Calibri"/>
        </w:rPr>
        <w:t xml:space="preserve">Repeat the above two steps for A12 (a well </w:t>
      </w:r>
      <w:r>
        <w:rPr>
          <w:rFonts w:ascii="Calibri" w:hAnsi="Calibri" w:cs="Calibri"/>
        </w:rPr>
        <w:t>containing a</w:t>
      </w:r>
      <w:r w:rsidRPr="00F145F0">
        <w:rPr>
          <w:rFonts w:ascii="Calibri" w:hAnsi="Calibri" w:cs="Calibri"/>
        </w:rPr>
        <w:t xml:space="preserve"> positive control</w:t>
      </w:r>
      <w:r>
        <w:rPr>
          <w:rFonts w:ascii="Calibri" w:hAnsi="Calibri" w:cs="Calibri"/>
        </w:rPr>
        <w:t xml:space="preserve"> sample</w:t>
      </w:r>
      <w:r w:rsidRPr="00F145F0">
        <w:rPr>
          <w:rFonts w:ascii="Calibri" w:hAnsi="Calibri" w:cs="Calibri"/>
        </w:rPr>
        <w:t>), dropping the cells into the positive bin.</w:t>
      </w:r>
      <w:r>
        <w:rPr>
          <w:rFonts w:ascii="Calibri" w:hAnsi="Calibri" w:cs="Calibri"/>
        </w:rPr>
        <w:t xml:space="preserve"> Do this for 5 positive cells.</w:t>
      </w:r>
    </w:p>
    <w:p w:rsidR="007F6532" w:rsidRPr="00F145F0" w:rsidRDefault="007F6532" w:rsidP="007F6532">
      <w:pPr>
        <w:pStyle w:val="Default"/>
        <w:numPr>
          <w:ilvl w:val="0"/>
          <w:numId w:val="14"/>
        </w:numPr>
        <w:spacing w:after="200" w:line="276" w:lineRule="auto"/>
        <w:ind w:left="360"/>
        <w:rPr>
          <w:rFonts w:ascii="Calibri" w:hAnsi="Calibri" w:cs="Calibri"/>
        </w:rPr>
      </w:pPr>
      <w:r w:rsidRPr="00F145F0">
        <w:rPr>
          <w:rFonts w:ascii="Calibri" w:hAnsi="Calibri" w:cs="Calibri"/>
        </w:rPr>
        <w:t>Click the “Train classifier” button.</w:t>
      </w:r>
    </w:p>
    <w:p w:rsidR="007F6532" w:rsidRPr="00F145F0" w:rsidRDefault="007F6532" w:rsidP="007F6532">
      <w:pPr>
        <w:pStyle w:val="Default"/>
        <w:spacing w:after="200" w:line="276" w:lineRule="auto"/>
        <w:rPr>
          <w:rFonts w:ascii="Calibri" w:hAnsi="Calibri" w:cs="Calibri"/>
        </w:rPr>
      </w:pPr>
      <w:r w:rsidRPr="00EA6080">
        <w:rPr>
          <w:rFonts w:ascii="Calibri" w:hAnsi="Calibri" w:cs="Calibri"/>
          <w:b/>
        </w:rPr>
        <w:t xml:space="preserve">Refining the training set by </w:t>
      </w:r>
      <w:r>
        <w:rPr>
          <w:rFonts w:ascii="Calibri" w:hAnsi="Calibri" w:cs="Calibri"/>
          <w:b/>
        </w:rPr>
        <w:t>correcting misclassified cells in an image</w:t>
      </w:r>
      <w:r w:rsidRPr="00EA6080">
        <w:rPr>
          <w:rFonts w:ascii="Calibri" w:hAnsi="Calibri" w:cs="Calibri"/>
          <w:b/>
        </w:rPr>
        <w:t>:</w:t>
      </w:r>
      <w:r>
        <w:rPr>
          <w:rFonts w:ascii="Calibri" w:hAnsi="Calibri" w:cs="Calibri"/>
        </w:rPr>
        <w:t xml:space="preserve"> </w:t>
      </w:r>
      <w:r w:rsidRPr="00F145F0">
        <w:rPr>
          <w:rFonts w:ascii="Calibri" w:hAnsi="Calibri" w:cs="Calibri"/>
        </w:rPr>
        <w:t>You may also apply the rules to all the identified cells in an image, and use it to correct misclassifications.</w:t>
      </w:r>
    </w:p>
    <w:p w:rsidR="007F6532" w:rsidRPr="00F145F0" w:rsidRDefault="007F6532" w:rsidP="007F6532">
      <w:pPr>
        <w:pStyle w:val="Default"/>
        <w:numPr>
          <w:ilvl w:val="0"/>
          <w:numId w:val="18"/>
        </w:numPr>
        <w:spacing w:after="200" w:line="276" w:lineRule="auto"/>
        <w:ind w:left="360"/>
        <w:rPr>
          <w:rFonts w:ascii="Calibri" w:hAnsi="Calibri" w:cs="Calibri"/>
        </w:rPr>
      </w:pPr>
      <w:r w:rsidRPr="00F145F0">
        <w:rPr>
          <w:rFonts w:ascii="Calibri" w:hAnsi="Calibri" w:cs="Calibri"/>
        </w:rPr>
        <w:lastRenderedPageBreak/>
        <w:t xml:space="preserve">Double-click any of cell thumbnails in </w:t>
      </w:r>
      <w:r>
        <w:rPr>
          <w:rFonts w:ascii="Calibri" w:hAnsi="Calibri" w:cs="Calibri"/>
        </w:rPr>
        <w:t>the</w:t>
      </w:r>
      <w:r w:rsidRPr="00F145F0">
        <w:rPr>
          <w:rFonts w:ascii="Calibri" w:hAnsi="Calibri" w:cs="Calibri"/>
        </w:rPr>
        <w:t xml:space="preserve"> positive or negative </w:t>
      </w:r>
      <w:r>
        <w:rPr>
          <w:rFonts w:ascii="Calibri" w:hAnsi="Calibri" w:cs="Calibri"/>
        </w:rPr>
        <w:t>bins</w:t>
      </w:r>
      <w:r w:rsidRPr="00F145F0">
        <w:rPr>
          <w:rFonts w:ascii="Calibri" w:hAnsi="Calibri" w:cs="Calibri"/>
        </w:rPr>
        <w:t>.</w:t>
      </w:r>
    </w:p>
    <w:p w:rsidR="007F6532" w:rsidRPr="00F145F0" w:rsidRDefault="007F6532" w:rsidP="007F6532">
      <w:pPr>
        <w:pStyle w:val="Default"/>
        <w:numPr>
          <w:ilvl w:val="0"/>
          <w:numId w:val="18"/>
        </w:numPr>
        <w:spacing w:after="200" w:line="276" w:lineRule="auto"/>
        <w:ind w:left="360"/>
        <w:rPr>
          <w:rFonts w:ascii="Calibri" w:hAnsi="Calibri" w:cs="Calibri"/>
        </w:rPr>
      </w:pPr>
      <w:r w:rsidRPr="00F145F0">
        <w:rPr>
          <w:rFonts w:ascii="Calibri" w:hAnsi="Calibri" w:cs="Calibri"/>
        </w:rPr>
        <w:t xml:space="preserve">From the image that opens, click “Classify” from the menu, then “Classify Image”. </w:t>
      </w:r>
    </w:p>
    <w:p w:rsidR="00B21794" w:rsidRDefault="007F6532" w:rsidP="007F6532">
      <w:pPr>
        <w:pStyle w:val="Default"/>
        <w:numPr>
          <w:ilvl w:val="0"/>
          <w:numId w:val="18"/>
        </w:numPr>
        <w:spacing w:after="200" w:line="276" w:lineRule="auto"/>
        <w:ind w:left="360"/>
        <w:rPr>
          <w:rFonts w:ascii="Calibri" w:hAnsi="Calibri" w:cs="Calibri"/>
        </w:rPr>
      </w:pPr>
      <w:r w:rsidRPr="00F145F0">
        <w:rPr>
          <w:rFonts w:ascii="Calibri" w:hAnsi="Calibri" w:cs="Calibri"/>
        </w:rPr>
        <w:t>The cells will be color-coded according to their classification based on the current rules</w:t>
      </w:r>
      <w:r w:rsidR="00B21794">
        <w:rPr>
          <w:rFonts w:ascii="Calibri" w:hAnsi="Calibri" w:cs="Calibri"/>
        </w:rPr>
        <w:t>.</w:t>
      </w:r>
      <w:r w:rsidR="00B21794" w:rsidRPr="00F145F0">
        <w:rPr>
          <w:rFonts w:ascii="Calibri" w:hAnsi="Calibri" w:cs="Calibri"/>
        </w:rPr>
        <w:t xml:space="preserve"> </w:t>
      </w:r>
    </w:p>
    <w:p w:rsidR="007F6532" w:rsidRDefault="00B21794" w:rsidP="00B21794">
      <w:pPr>
        <w:pStyle w:val="Default"/>
        <w:numPr>
          <w:ilvl w:val="1"/>
          <w:numId w:val="18"/>
        </w:numPr>
        <w:spacing w:after="200" w:line="276" w:lineRule="auto"/>
        <w:ind w:left="720"/>
        <w:rPr>
          <w:rFonts w:ascii="Calibri" w:hAnsi="Calibri" w:cs="Calibri"/>
        </w:rPr>
      </w:pPr>
      <w:r>
        <w:rPr>
          <w:rFonts w:ascii="Calibri" w:hAnsi="Calibri" w:cs="Calibri"/>
        </w:rPr>
        <w:t>On Windows computers, t</w:t>
      </w:r>
      <w:r w:rsidR="007F6532" w:rsidRPr="00F145F0">
        <w:rPr>
          <w:rFonts w:ascii="Calibri" w:hAnsi="Calibri" w:cs="Calibri"/>
        </w:rPr>
        <w:t xml:space="preserve">o see </w:t>
      </w:r>
      <w:r w:rsidR="0042663C">
        <w:rPr>
          <w:rFonts w:ascii="Calibri" w:hAnsi="Calibri" w:cs="Calibri"/>
        </w:rPr>
        <w:t>each</w:t>
      </w:r>
      <w:r w:rsidR="007F6532" w:rsidRPr="00F145F0">
        <w:rPr>
          <w:rFonts w:ascii="Calibri" w:hAnsi="Calibri" w:cs="Calibri"/>
        </w:rPr>
        <w:t xml:space="preserve"> color</w:t>
      </w:r>
      <w:r w:rsidR="0042663C">
        <w:rPr>
          <w:rFonts w:ascii="Calibri" w:hAnsi="Calibri" w:cs="Calibri"/>
        </w:rPr>
        <w:t xml:space="preserve"> means</w:t>
      </w:r>
      <w:r w:rsidR="007F6532" w:rsidRPr="00F145F0">
        <w:rPr>
          <w:rFonts w:ascii="Calibri" w:hAnsi="Calibri" w:cs="Calibri"/>
        </w:rPr>
        <w:t>, click the “Show controls &gt;&gt;” button at the bottom to reveal the colored class list.</w:t>
      </w:r>
    </w:p>
    <w:p w:rsidR="00B21794" w:rsidRPr="00F145F0" w:rsidRDefault="00B21794" w:rsidP="00B21794">
      <w:pPr>
        <w:pStyle w:val="Default"/>
        <w:numPr>
          <w:ilvl w:val="1"/>
          <w:numId w:val="18"/>
        </w:numPr>
        <w:spacing w:after="200" w:line="276" w:lineRule="auto"/>
        <w:ind w:left="720"/>
        <w:rPr>
          <w:rFonts w:ascii="Calibri" w:hAnsi="Calibri" w:cs="Calibri"/>
        </w:rPr>
      </w:pPr>
      <w:r>
        <w:rPr>
          <w:rFonts w:ascii="Calibri" w:hAnsi="Calibri" w:cs="Calibri"/>
        </w:rPr>
        <w:t>On Macs, select “View” from the image menu, and then select “View</w:t>
      </w:r>
      <w:r w:rsidR="0042663C">
        <w:rPr>
          <w:rFonts w:ascii="Calibri" w:hAnsi="Calibri" w:cs="Calibri"/>
        </w:rPr>
        <w:t xml:space="preserve"> cell classes as numbers.” Then, to see what each number means, </w:t>
      </w:r>
      <w:r>
        <w:rPr>
          <w:rFonts w:ascii="Calibri" w:hAnsi="Calibri" w:cs="Calibri"/>
        </w:rPr>
        <w:t>c</w:t>
      </w:r>
      <w:r w:rsidRPr="00F145F0">
        <w:rPr>
          <w:rFonts w:ascii="Calibri" w:hAnsi="Calibri" w:cs="Calibri"/>
        </w:rPr>
        <w:t xml:space="preserve">lick the “Show controls &gt;&gt;” button at the bottom to reveal the </w:t>
      </w:r>
      <w:r w:rsidR="0042663C">
        <w:rPr>
          <w:rFonts w:ascii="Calibri" w:hAnsi="Calibri" w:cs="Calibri"/>
        </w:rPr>
        <w:t>numbered</w:t>
      </w:r>
      <w:r w:rsidRPr="00F145F0">
        <w:rPr>
          <w:rFonts w:ascii="Calibri" w:hAnsi="Calibri" w:cs="Calibri"/>
        </w:rPr>
        <w:t xml:space="preserve"> class list</w:t>
      </w:r>
      <w:r w:rsidR="0042663C">
        <w:rPr>
          <w:rFonts w:ascii="Calibri" w:hAnsi="Calibri" w:cs="Calibri"/>
        </w:rPr>
        <w:t>.</w:t>
      </w:r>
    </w:p>
    <w:p w:rsidR="007F6532" w:rsidRPr="00F145F0" w:rsidRDefault="007F6532" w:rsidP="007F6532">
      <w:pPr>
        <w:pStyle w:val="Default"/>
        <w:numPr>
          <w:ilvl w:val="0"/>
          <w:numId w:val="18"/>
        </w:numPr>
        <w:spacing w:after="200" w:line="276" w:lineRule="auto"/>
        <w:ind w:left="360"/>
        <w:rPr>
          <w:rFonts w:ascii="Calibri" w:hAnsi="Calibri" w:cs="Calibri"/>
        </w:rPr>
      </w:pPr>
      <w:r>
        <w:rPr>
          <w:rFonts w:ascii="Calibri" w:hAnsi="Calibri" w:cs="Calibri"/>
        </w:rPr>
        <w:t xml:space="preserve">Look for up to 5 cells that </w:t>
      </w:r>
      <w:r w:rsidRPr="00F145F0">
        <w:rPr>
          <w:rFonts w:ascii="Calibri" w:hAnsi="Calibri" w:cs="Calibri"/>
        </w:rPr>
        <w:t xml:space="preserve">are </w:t>
      </w:r>
      <w:r>
        <w:rPr>
          <w:rFonts w:ascii="Calibri" w:hAnsi="Calibri" w:cs="Calibri"/>
        </w:rPr>
        <w:t xml:space="preserve">clearly </w:t>
      </w:r>
      <w:r w:rsidRPr="00F145F0">
        <w:rPr>
          <w:rFonts w:ascii="Calibri" w:hAnsi="Calibri" w:cs="Calibri"/>
        </w:rPr>
        <w:t>misclassified</w:t>
      </w:r>
      <w:r>
        <w:rPr>
          <w:rFonts w:ascii="Calibri" w:hAnsi="Calibri" w:cs="Calibri"/>
        </w:rPr>
        <w:t xml:space="preserve">. For each of these cells that you find, click on it </w:t>
      </w:r>
      <w:r w:rsidRPr="00F145F0">
        <w:rPr>
          <w:rFonts w:ascii="Calibri" w:hAnsi="Calibri" w:cs="Calibri"/>
        </w:rPr>
        <w:t xml:space="preserve">and drag-and-drop it into the appropriate bin. </w:t>
      </w:r>
    </w:p>
    <w:p w:rsidR="007F6532" w:rsidRDefault="007F6532" w:rsidP="007F6532">
      <w:pPr>
        <w:pStyle w:val="Default"/>
        <w:numPr>
          <w:ilvl w:val="0"/>
          <w:numId w:val="18"/>
        </w:numPr>
        <w:spacing w:after="200" w:line="276" w:lineRule="auto"/>
        <w:ind w:left="360"/>
        <w:rPr>
          <w:rFonts w:ascii="Calibri" w:hAnsi="Calibri" w:cs="Calibri"/>
        </w:rPr>
      </w:pPr>
      <w:r w:rsidRPr="00F145F0">
        <w:rPr>
          <w:rFonts w:ascii="Calibri" w:hAnsi="Calibri" w:cs="Calibri"/>
        </w:rPr>
        <w:t>Click the “Train classifier” button.</w:t>
      </w:r>
    </w:p>
    <w:p w:rsidR="007F6532" w:rsidRPr="00F145F0" w:rsidRDefault="007F6532" w:rsidP="007F6532">
      <w:pPr>
        <w:pStyle w:val="Default"/>
        <w:spacing w:after="200" w:line="276" w:lineRule="auto"/>
        <w:rPr>
          <w:rFonts w:ascii="Calibri" w:hAnsi="Calibri" w:cs="Calibri"/>
        </w:rPr>
      </w:pPr>
      <w:r w:rsidRPr="00EA6080">
        <w:rPr>
          <w:rFonts w:ascii="Calibri" w:hAnsi="Calibri" w:cs="Calibri"/>
          <w:b/>
        </w:rPr>
        <w:lastRenderedPageBreak/>
        <w:t>Refining the training set by fetching positive and negative cells:</w:t>
      </w:r>
      <w:r>
        <w:rPr>
          <w:rFonts w:ascii="Calibri" w:hAnsi="Calibri" w:cs="Calibri"/>
        </w:rPr>
        <w:t xml:space="preserve"> You now have your initial training set, and the rules that define the computer’s first attempt at distinguishing the phenotype.  Therefore</w:t>
      </w:r>
      <w:r w:rsidRPr="00F145F0">
        <w:rPr>
          <w:rFonts w:ascii="Calibri" w:hAnsi="Calibri" w:cs="Calibri"/>
        </w:rPr>
        <w:t xml:space="preserve"> you can</w:t>
      </w:r>
      <w:r>
        <w:rPr>
          <w:rFonts w:ascii="Calibri" w:hAnsi="Calibri" w:cs="Calibri"/>
        </w:rPr>
        <w:t xml:space="preserve"> now</w:t>
      </w:r>
      <w:r w:rsidRPr="00F145F0">
        <w:rPr>
          <w:rFonts w:ascii="Calibri" w:hAnsi="Calibri" w:cs="Calibri"/>
        </w:rPr>
        <w:t xml:space="preserve"> request that the computer fetch more examples of positive and negative cells. These new sample cells can be added to the corresponding bins</w:t>
      </w:r>
      <w:r>
        <w:rPr>
          <w:rFonts w:ascii="Calibri" w:hAnsi="Calibri" w:cs="Calibri"/>
        </w:rPr>
        <w:t xml:space="preserve">, in </w:t>
      </w:r>
      <w:r w:rsidR="00612F11">
        <w:rPr>
          <w:rFonts w:ascii="Calibri" w:hAnsi="Calibri" w:cs="Calibri"/>
        </w:rPr>
        <w:t>order</w:t>
      </w:r>
      <w:r w:rsidRPr="00F145F0">
        <w:rPr>
          <w:rFonts w:ascii="Calibri" w:hAnsi="Calibri" w:cs="Calibri"/>
        </w:rPr>
        <w:t xml:space="preserve"> to impr</w:t>
      </w:r>
      <w:r>
        <w:rPr>
          <w:rFonts w:ascii="Calibri" w:hAnsi="Calibri" w:cs="Calibri"/>
        </w:rPr>
        <w:t xml:space="preserve">ove the classifier’s performance, with respect to distinguishing the </w:t>
      </w:r>
      <w:r w:rsidRPr="00F145F0">
        <w:rPr>
          <w:rFonts w:ascii="Calibri" w:hAnsi="Calibri" w:cs="Calibri"/>
        </w:rPr>
        <w:t>FOXO1A</w:t>
      </w:r>
      <w:r>
        <w:rPr>
          <w:rFonts w:ascii="Calibri" w:hAnsi="Calibri" w:cs="Calibri"/>
        </w:rPr>
        <w:t>-GFP subcellular localization phenotypes.</w:t>
      </w:r>
    </w:p>
    <w:p w:rsidR="007F6532" w:rsidRPr="00F145F0" w:rsidRDefault="007F6532" w:rsidP="007F6532">
      <w:pPr>
        <w:pStyle w:val="Default"/>
        <w:numPr>
          <w:ilvl w:val="0"/>
          <w:numId w:val="13"/>
        </w:numPr>
        <w:spacing w:after="200" w:line="276" w:lineRule="auto"/>
        <w:ind w:left="360"/>
        <w:rPr>
          <w:rFonts w:ascii="Calibri" w:hAnsi="Calibri" w:cs="Calibri"/>
        </w:rPr>
      </w:pPr>
      <w:r>
        <w:rPr>
          <w:rFonts w:ascii="Calibri" w:hAnsi="Calibri" w:cs="Calibri"/>
        </w:rPr>
        <w:t xml:space="preserve">Change the number next to the word “Fetch” from “20” to “5”. </w:t>
      </w:r>
      <w:r w:rsidRPr="00F145F0">
        <w:rPr>
          <w:rFonts w:ascii="Calibri" w:hAnsi="Calibri" w:cs="Calibri"/>
        </w:rPr>
        <w:t>Click on the drop-down box labeled “random” in the fetch controls. Select “positive” from the drop-down list.</w:t>
      </w:r>
    </w:p>
    <w:p w:rsidR="007F6532" w:rsidRPr="00F145F0" w:rsidRDefault="007F6532" w:rsidP="00B21794">
      <w:pPr>
        <w:pStyle w:val="Default"/>
        <w:numPr>
          <w:ilvl w:val="0"/>
          <w:numId w:val="13"/>
        </w:numPr>
        <w:spacing w:after="200" w:line="276" w:lineRule="auto"/>
        <w:ind w:left="360"/>
        <w:rPr>
          <w:rFonts w:ascii="Calibri" w:hAnsi="Calibri" w:cs="Calibri"/>
        </w:rPr>
      </w:pPr>
      <w:r w:rsidRPr="00F145F0">
        <w:rPr>
          <w:rFonts w:ascii="Calibri" w:hAnsi="Calibri" w:cs="Calibri"/>
        </w:rPr>
        <w:t xml:space="preserve">Click the “Fetch!” button to retrieve samples of </w:t>
      </w:r>
      <w:r>
        <w:rPr>
          <w:rFonts w:ascii="Calibri" w:hAnsi="Calibri" w:cs="Calibri"/>
        </w:rPr>
        <w:t xml:space="preserve">what the computer thinks are </w:t>
      </w:r>
      <w:r w:rsidRPr="00F145F0">
        <w:rPr>
          <w:rFonts w:ascii="Calibri" w:hAnsi="Calibri" w:cs="Calibri"/>
        </w:rPr>
        <w:t>positive cells based on the current set of rules. Refine your training set by doing the following:</w:t>
      </w:r>
    </w:p>
    <w:p w:rsidR="007F6532" w:rsidRPr="00F145F0" w:rsidRDefault="007F6532" w:rsidP="00B21794">
      <w:pPr>
        <w:pStyle w:val="Default"/>
        <w:numPr>
          <w:ilvl w:val="1"/>
          <w:numId w:val="13"/>
        </w:numPr>
        <w:spacing w:after="200" w:line="276" w:lineRule="auto"/>
        <w:ind w:left="720"/>
        <w:rPr>
          <w:rFonts w:ascii="Calibri" w:hAnsi="Calibri" w:cs="Calibri"/>
        </w:rPr>
      </w:pPr>
      <w:r w:rsidRPr="00F145F0">
        <w:rPr>
          <w:rFonts w:ascii="Calibri" w:hAnsi="Calibri" w:cs="Calibri"/>
        </w:rPr>
        <w:lastRenderedPageBreak/>
        <w:t>If positive cells are correctly fetched (true positives), drag and drop them into the positive bin.</w:t>
      </w:r>
    </w:p>
    <w:p w:rsidR="007F6532" w:rsidRPr="00F145F0" w:rsidRDefault="007F6532" w:rsidP="00B21794">
      <w:pPr>
        <w:pStyle w:val="Default"/>
        <w:numPr>
          <w:ilvl w:val="1"/>
          <w:numId w:val="13"/>
        </w:numPr>
        <w:spacing w:after="200" w:line="276" w:lineRule="auto"/>
        <w:ind w:left="720"/>
        <w:rPr>
          <w:rFonts w:ascii="Calibri" w:hAnsi="Calibri" w:cs="Calibri"/>
        </w:rPr>
      </w:pPr>
      <w:r w:rsidRPr="00F145F0">
        <w:rPr>
          <w:rFonts w:ascii="Calibri" w:hAnsi="Calibri" w:cs="Calibri"/>
        </w:rPr>
        <w:t>If negative cells are incorrectly fetched (false positives), drag and drop them into the negative bin.</w:t>
      </w:r>
    </w:p>
    <w:p w:rsidR="007F6532" w:rsidRDefault="007F6532" w:rsidP="007F6532">
      <w:pPr>
        <w:pStyle w:val="Default"/>
        <w:spacing w:after="200" w:line="276" w:lineRule="auto"/>
        <w:ind w:left="360"/>
        <w:rPr>
          <w:rFonts w:ascii="Calibri" w:hAnsi="Calibri" w:cs="Calibri"/>
        </w:rPr>
      </w:pPr>
      <w:r w:rsidRPr="00F145F0">
        <w:rPr>
          <w:rFonts w:ascii="Calibri" w:hAnsi="Calibri" w:cs="Calibri"/>
        </w:rPr>
        <w:t>A</w:t>
      </w:r>
      <w:r>
        <w:rPr>
          <w:rFonts w:ascii="Calibri" w:hAnsi="Calibri" w:cs="Calibri"/>
        </w:rPr>
        <w:t>s with previous steps</w:t>
      </w:r>
      <w:r w:rsidRPr="00F145F0">
        <w:rPr>
          <w:rFonts w:ascii="Calibri" w:hAnsi="Calibri" w:cs="Calibri"/>
        </w:rPr>
        <w:t>, if you are not sure about which bin a cell belongs to, do</w:t>
      </w:r>
      <w:r>
        <w:rPr>
          <w:rFonts w:ascii="Calibri" w:hAnsi="Calibri" w:cs="Calibri"/>
        </w:rPr>
        <w:t xml:space="preserve"> not add it to the training set.  Instead, click to select these ambiguous cells, and then press the </w:t>
      </w:r>
      <w:r w:rsidR="0042663C">
        <w:rPr>
          <w:rFonts w:ascii="Calibri" w:hAnsi="Calibri" w:cs="Calibri"/>
        </w:rPr>
        <w:t>“</w:t>
      </w:r>
      <w:r>
        <w:rPr>
          <w:rFonts w:ascii="Calibri" w:hAnsi="Calibri" w:cs="Calibri"/>
        </w:rPr>
        <w:t>Delete</w:t>
      </w:r>
      <w:r w:rsidR="0042663C">
        <w:rPr>
          <w:rFonts w:ascii="Calibri" w:hAnsi="Calibri" w:cs="Calibri"/>
        </w:rPr>
        <w:t>”</w:t>
      </w:r>
      <w:r>
        <w:rPr>
          <w:rFonts w:ascii="Calibri" w:hAnsi="Calibri" w:cs="Calibri"/>
        </w:rPr>
        <w:t xml:space="preserve"> key to remove them from the analysis.</w:t>
      </w:r>
    </w:p>
    <w:p w:rsidR="007F6532" w:rsidRPr="00F145F0" w:rsidRDefault="007F6532" w:rsidP="007F6532">
      <w:pPr>
        <w:pStyle w:val="Default"/>
        <w:spacing w:after="200" w:line="276" w:lineRule="auto"/>
        <w:ind w:left="360"/>
        <w:rPr>
          <w:rFonts w:ascii="Calibri" w:hAnsi="Calibri" w:cs="Calibri"/>
        </w:rPr>
      </w:pPr>
      <w:r>
        <w:rPr>
          <w:rFonts w:ascii="Calibri" w:hAnsi="Calibri" w:cs="Calibri"/>
        </w:rPr>
        <w:t>Repeat this step until you have at least 20 cells in each bin.</w:t>
      </w:r>
    </w:p>
    <w:p w:rsidR="007F6532" w:rsidRDefault="00CD1805" w:rsidP="007F6532">
      <w:pPr>
        <w:pStyle w:val="Default"/>
        <w:numPr>
          <w:ilvl w:val="0"/>
          <w:numId w:val="17"/>
        </w:numPr>
        <w:spacing w:after="200" w:line="276" w:lineRule="auto"/>
        <w:ind w:left="360"/>
        <w:rPr>
          <w:rFonts w:ascii="Calibri" w:hAnsi="Calibri" w:cs="Calibri"/>
        </w:rPr>
      </w:pPr>
      <w:r>
        <w:rPr>
          <w:rFonts w:ascii="Calibri" w:hAnsi="Calibri" w:cs="Calibri"/>
          <w:noProof/>
        </w:rPr>
        <mc:AlternateContent>
          <mc:Choice Requires="wps">
            <w:drawing>
              <wp:anchor distT="0" distB="0" distL="114300" distR="114300" simplePos="0" relativeHeight="251658240" behindDoc="1" locked="0" layoutInCell="1" allowOverlap="1">
                <wp:simplePos x="0" y="0"/>
                <wp:positionH relativeFrom="column">
                  <wp:posOffset>-88900</wp:posOffset>
                </wp:positionH>
                <wp:positionV relativeFrom="paragraph">
                  <wp:posOffset>295275</wp:posOffset>
                </wp:positionV>
                <wp:extent cx="7075805" cy="785495"/>
                <wp:effectExtent l="6350" t="8890" r="13970" b="5715"/>
                <wp:wrapNone/>
                <wp:docPr id="41"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75805" cy="78549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C0C0C0"/>
                              </a:solidFill>
                            </a14:hiddenFill>
                          </a:ext>
                        </a:extLst>
                      </wps:spPr>
                      <wps:txbx>
                        <w:txbxContent>
                          <w:p w:rsidR="002C4FF5" w:rsidRDefault="002C4FF5" w:rsidP="007F653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5" o:spid="_x0000_s1027" style="position:absolute;left:0;text-align:left;margin-left:-7pt;margin-top:23.25pt;width:557.15pt;height:61.8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" filled="f" fillcolor="silver">
                <v:textbox>
                  <w:txbxContent>
                    <w:p w:rsidR="002C4FF5" w:rsidRDefault="002C4FF5" w:rsidP="007F6532"/>
                  </w:txbxContent>
                </v:textbox>
              </v:rect>
            </w:pict>
          </mc:Fallback>
        </mc:AlternateContent>
      </w:r>
      <w:r w:rsidR="007F6532" w:rsidRPr="00F145F0">
        <w:rPr>
          <w:rFonts w:ascii="Calibri" w:hAnsi="Calibri" w:cs="Calibri"/>
        </w:rPr>
        <w:t>Click the “Train classifier” button.</w:t>
      </w:r>
    </w:p>
    <w:p w:rsidR="007F6532" w:rsidRPr="00F145F0" w:rsidRDefault="007A7B65" w:rsidP="007F6532">
      <w:pPr>
        <w:pStyle w:val="Default"/>
        <w:numPr>
          <w:ilvl w:val="0"/>
          <w:numId w:val="17"/>
        </w:numPr>
        <w:spacing w:after="200" w:line="276" w:lineRule="auto"/>
        <w:ind w:left="360"/>
        <w:rPr>
          <w:rFonts w:ascii="Calibri" w:hAnsi="Calibri" w:cs="Calibri"/>
        </w:rPr>
      </w:pPr>
      <w:r>
        <w:rPr>
          <w:rFonts w:ascii="Calibri" w:hAnsi="Calibri" w:cs="Calibri"/>
        </w:rPr>
        <w:t>Questions to consider:</w:t>
      </w:r>
      <w:r w:rsidR="007F6532" w:rsidRPr="00EF74AE">
        <w:rPr>
          <w:rFonts w:ascii="Calibri" w:hAnsi="Calibri" w:cs="Calibri"/>
        </w:rPr>
        <w:t xml:space="preserve"> </w:t>
      </w:r>
      <w:r w:rsidR="007F6532">
        <w:rPr>
          <w:rFonts w:ascii="Calibri" w:hAnsi="Calibri" w:cs="Calibri"/>
        </w:rPr>
        <w:t xml:space="preserve"> (</w:t>
      </w:r>
      <w:r w:rsidR="007F6532" w:rsidRPr="00EF74AE">
        <w:rPr>
          <w:rFonts w:ascii="Calibri" w:hAnsi="Calibri" w:cs="Calibri"/>
        </w:rPr>
        <w:t xml:space="preserve">1) </w:t>
      </w:r>
      <w:proofErr w:type="gramStart"/>
      <w:r w:rsidR="007F6532" w:rsidRPr="00EF74AE">
        <w:rPr>
          <w:rFonts w:ascii="Calibri" w:hAnsi="Calibri" w:cs="Calibri"/>
        </w:rPr>
        <w:t>What</w:t>
      </w:r>
      <w:proofErr w:type="gramEnd"/>
      <w:r w:rsidR="007F6532" w:rsidRPr="00EF74AE">
        <w:rPr>
          <w:rFonts w:ascii="Calibri" w:hAnsi="Calibri" w:cs="Calibri"/>
        </w:rPr>
        <w:t xml:space="preserve"> is the top-most rule that shows up in your classification rules?</w:t>
      </w:r>
      <w:r w:rsidR="007F6532">
        <w:rPr>
          <w:rFonts w:ascii="Calibri" w:hAnsi="Calibri" w:cs="Calibri"/>
        </w:rPr>
        <w:t xml:space="preserve"> (</w:t>
      </w:r>
      <w:r w:rsidR="007F6532" w:rsidRPr="00EF74AE">
        <w:rPr>
          <w:rFonts w:ascii="Calibri" w:hAnsi="Calibri" w:cs="Calibri"/>
        </w:rPr>
        <w:t>2) Is the top-most rule a measurement that you would expect to be the most significant one to use, in distinguishing the phenotypes?</w:t>
      </w:r>
      <w:r w:rsidR="00340E47">
        <w:rPr>
          <w:rFonts w:ascii="Calibri" w:hAnsi="Calibri" w:cs="Calibri"/>
        </w:rPr>
        <w:t xml:space="preserve"> </w:t>
      </w:r>
    </w:p>
    <w:p w:rsidR="007F6532" w:rsidRDefault="007F6532" w:rsidP="007F6532">
      <w:pPr>
        <w:pStyle w:val="Default"/>
        <w:spacing w:after="200" w:line="276" w:lineRule="auto"/>
        <w:rPr>
          <w:rFonts w:ascii="Calibri" w:hAnsi="Calibri" w:cs="Calibri"/>
        </w:rPr>
      </w:pPr>
      <w:r>
        <w:rPr>
          <w:rFonts w:ascii="Calibri" w:hAnsi="Calibri" w:cs="Calibri"/>
        </w:rPr>
        <w:lastRenderedPageBreak/>
        <w:t>W</w:t>
      </w:r>
      <w:r w:rsidRPr="00F145F0">
        <w:rPr>
          <w:rFonts w:ascii="Calibri" w:hAnsi="Calibri" w:cs="Calibri"/>
        </w:rPr>
        <w:t xml:space="preserve">hatever </w:t>
      </w:r>
      <w:r>
        <w:rPr>
          <w:rFonts w:ascii="Calibri" w:hAnsi="Calibri" w:cs="Calibri"/>
        </w:rPr>
        <w:t>approach</w:t>
      </w:r>
      <w:r w:rsidRPr="00F145F0">
        <w:rPr>
          <w:rFonts w:ascii="Calibri" w:hAnsi="Calibri" w:cs="Calibri"/>
        </w:rPr>
        <w:t xml:space="preserve"> you choose to obtain more positive and negative cells, the procedure is the same: (</w:t>
      </w:r>
      <w:proofErr w:type="spellStart"/>
      <w:r w:rsidRPr="00F145F0">
        <w:rPr>
          <w:rFonts w:ascii="Calibri" w:hAnsi="Calibri" w:cs="Calibri"/>
        </w:rPr>
        <w:t>i</w:t>
      </w:r>
      <w:proofErr w:type="spellEnd"/>
      <w:r w:rsidRPr="00F145F0">
        <w:rPr>
          <w:rFonts w:ascii="Calibri" w:hAnsi="Calibri" w:cs="Calibri"/>
        </w:rPr>
        <w:t xml:space="preserve">) Find rules; (ii) Obtain more cell samples of the desired phenotype; (iii) Correct misclassifications, or sort into appropriate bins; (iv) Go </w:t>
      </w:r>
      <w:r>
        <w:rPr>
          <w:rFonts w:ascii="Calibri" w:hAnsi="Calibri" w:cs="Calibri"/>
        </w:rPr>
        <w:t>back to the firs</w:t>
      </w:r>
      <w:r w:rsidR="00612F11">
        <w:rPr>
          <w:rFonts w:ascii="Calibri" w:hAnsi="Calibri" w:cs="Calibri"/>
        </w:rPr>
        <w:t>t</w:t>
      </w:r>
      <w:r>
        <w:rPr>
          <w:rFonts w:ascii="Calibri" w:hAnsi="Calibri" w:cs="Calibri"/>
        </w:rPr>
        <w:t xml:space="preserve"> step and repeat,</w:t>
      </w:r>
      <w:r w:rsidRPr="00F145F0">
        <w:rPr>
          <w:rFonts w:ascii="Calibri" w:hAnsi="Calibri" w:cs="Calibri"/>
        </w:rPr>
        <w:t xml:space="preserve"> until the classifier </w:t>
      </w:r>
      <w:r>
        <w:rPr>
          <w:rFonts w:ascii="Calibri" w:hAnsi="Calibri" w:cs="Calibri"/>
        </w:rPr>
        <w:t>displays the desired level of</w:t>
      </w:r>
      <w:r w:rsidRPr="00F145F0">
        <w:rPr>
          <w:rFonts w:ascii="Calibri" w:hAnsi="Calibri" w:cs="Calibri"/>
        </w:rPr>
        <w:t xml:space="preserve"> accuracy. </w:t>
      </w:r>
    </w:p>
    <w:p w:rsidR="007F6532" w:rsidRPr="00F145F0" w:rsidRDefault="007F6532" w:rsidP="007F6532">
      <w:pPr>
        <w:pStyle w:val="Default"/>
        <w:spacing w:after="200" w:line="276" w:lineRule="auto"/>
        <w:rPr>
          <w:rFonts w:ascii="Calibri" w:hAnsi="Calibri" w:cs="Calibri"/>
        </w:rPr>
      </w:pPr>
    </w:p>
    <w:p w:rsidR="007F6532" w:rsidRPr="00F145F0" w:rsidRDefault="007F6532" w:rsidP="007F6532">
      <w:pPr>
        <w:pStyle w:val="Default"/>
        <w:numPr>
          <w:ilvl w:val="0"/>
          <w:numId w:val="16"/>
        </w:numPr>
        <w:spacing w:after="200" w:line="276" w:lineRule="auto"/>
        <w:rPr>
          <w:rFonts w:ascii="Calibri" w:hAnsi="Calibri" w:cs="Calibri"/>
        </w:rPr>
      </w:pPr>
      <w:r w:rsidRPr="00F145F0">
        <w:rPr>
          <w:rFonts w:ascii="Calibri" w:hAnsi="Calibri" w:cs="Calibri"/>
          <w:b/>
          <w:bCs/>
          <w:i/>
          <w:iCs/>
        </w:rPr>
        <w:t xml:space="preserve"> </w:t>
      </w:r>
      <w:r w:rsidRPr="00F145F0">
        <w:rPr>
          <w:rFonts w:ascii="Calibri" w:hAnsi="Calibri" w:cs="Calibri"/>
          <w:b/>
          <w:bCs/>
          <w:iCs/>
        </w:rPr>
        <w:t>Classifying all cells in the experiment</w:t>
      </w:r>
    </w:p>
    <w:p w:rsidR="007F6532" w:rsidRPr="00F145F0" w:rsidRDefault="007F6532" w:rsidP="007F6532">
      <w:pPr>
        <w:pStyle w:val="Default"/>
        <w:spacing w:after="200" w:line="276" w:lineRule="auto"/>
        <w:rPr>
          <w:rFonts w:ascii="Calibri" w:hAnsi="Calibri" w:cs="Calibri"/>
        </w:rPr>
      </w:pPr>
      <w:r w:rsidRPr="00F145F0">
        <w:rPr>
          <w:rFonts w:ascii="Calibri" w:hAnsi="Calibri" w:cs="Calibri"/>
        </w:rPr>
        <w:t>Once the classifier is of the desired accuracy, it is ready to be applied to the complete image data set.</w:t>
      </w:r>
    </w:p>
    <w:p w:rsidR="007F6532" w:rsidRPr="00F145F0" w:rsidRDefault="007F6532" w:rsidP="007F6532">
      <w:pPr>
        <w:pStyle w:val="Default"/>
        <w:numPr>
          <w:ilvl w:val="0"/>
          <w:numId w:val="19"/>
        </w:numPr>
        <w:spacing w:after="200" w:line="276" w:lineRule="auto"/>
        <w:ind w:left="360"/>
        <w:rPr>
          <w:rFonts w:ascii="Calibri" w:hAnsi="Calibri" w:cs="Calibri"/>
        </w:rPr>
      </w:pPr>
      <w:r w:rsidRPr="00F145F0">
        <w:rPr>
          <w:rFonts w:ascii="Calibri" w:hAnsi="Calibri" w:cs="Calibri"/>
        </w:rPr>
        <w:t xml:space="preserve">Press </w:t>
      </w:r>
      <w:r w:rsidRPr="00F145F0">
        <w:rPr>
          <w:rFonts w:ascii="Calibri" w:hAnsi="Calibri" w:cs="Calibri"/>
          <w:bCs/>
        </w:rPr>
        <w:t xml:space="preserve">the “Score all” button. A dialog box will appear with scoring options; click “OK” to accept the </w:t>
      </w:r>
      <w:r w:rsidRPr="00F145F0">
        <w:rPr>
          <w:rFonts w:ascii="Calibri" w:hAnsi="Calibri" w:cs="Calibri"/>
        </w:rPr>
        <w:t>default settings</w:t>
      </w:r>
      <w:r>
        <w:rPr>
          <w:rFonts w:ascii="Calibri" w:hAnsi="Calibri" w:cs="Calibri"/>
        </w:rPr>
        <w:t xml:space="preserve"> and begin scoring</w:t>
      </w:r>
      <w:r w:rsidRPr="00F145F0">
        <w:rPr>
          <w:rFonts w:ascii="Calibri" w:hAnsi="Calibri" w:cs="Calibri"/>
        </w:rPr>
        <w:t>. Every cell in every image will now be scored as positive or negative by the classifier you built.</w:t>
      </w:r>
    </w:p>
    <w:p w:rsidR="007F6532" w:rsidRPr="00F145F0" w:rsidRDefault="007F6532" w:rsidP="007F6532">
      <w:pPr>
        <w:pStyle w:val="Default"/>
        <w:spacing w:after="200" w:line="276" w:lineRule="auto"/>
        <w:rPr>
          <w:rFonts w:ascii="Calibri" w:hAnsi="Calibri" w:cs="Calibri"/>
        </w:rPr>
      </w:pPr>
      <w:r w:rsidRPr="00F145F0">
        <w:rPr>
          <w:rFonts w:ascii="Calibri" w:hAnsi="Calibri" w:cs="Calibri"/>
        </w:rPr>
        <w:t xml:space="preserve">A </w:t>
      </w:r>
      <w:r w:rsidRPr="00F145F0">
        <w:rPr>
          <w:rFonts w:ascii="Calibri" w:hAnsi="Calibri" w:cs="Calibri"/>
          <w:bCs/>
        </w:rPr>
        <w:t xml:space="preserve">“Hit table” window </w:t>
      </w:r>
      <w:r w:rsidRPr="00F145F0">
        <w:rPr>
          <w:rFonts w:ascii="Calibri" w:hAnsi="Calibri" w:cs="Calibri"/>
        </w:rPr>
        <w:t xml:space="preserve">will appear containing the summarized scores for every image (Fig. </w:t>
      </w:r>
      <w:r w:rsidR="00FA4B5A" w:rsidRPr="00165A7A">
        <w:rPr>
          <w:rFonts w:ascii="Calibri" w:hAnsi="Calibri" w:cs="Calibri"/>
        </w:rPr>
        <w:fldChar w:fldCharType="begin"/>
      </w:r>
      <w:r w:rsidR="00FA4B5A" w:rsidRPr="00165A7A">
        <w:rPr>
          <w:rFonts w:ascii="Calibri" w:hAnsi="Calibri" w:cs="Calibri"/>
        </w:rPr>
        <w:instrText xml:space="preserve"> REF HitTable \h  \* MERGEFORMAT </w:instrText>
      </w:r>
      <w:r w:rsidR="00FA4B5A" w:rsidRPr="00165A7A">
        <w:rPr>
          <w:rFonts w:ascii="Calibri" w:hAnsi="Calibri" w:cs="Calibri"/>
        </w:rPr>
      </w:r>
      <w:r w:rsidR="00FA4B5A" w:rsidRPr="00165A7A">
        <w:rPr>
          <w:rFonts w:ascii="Calibri" w:hAnsi="Calibri" w:cs="Calibri"/>
        </w:rPr>
        <w:fldChar w:fldCharType="separate"/>
      </w:r>
      <w:r w:rsidR="00543ECF" w:rsidRPr="00543ECF">
        <w:rPr>
          <w:rFonts w:ascii="Calibri" w:hAnsi="Calibri" w:cs="Calibri"/>
          <w:noProof/>
          <w:color w:val="auto"/>
        </w:rPr>
        <w:t>7</w:t>
      </w:r>
      <w:r w:rsidR="00FA4B5A" w:rsidRPr="00165A7A">
        <w:rPr>
          <w:rFonts w:ascii="Calibri" w:hAnsi="Calibri" w:cs="Calibri"/>
        </w:rPr>
        <w:fldChar w:fldCharType="end"/>
      </w:r>
      <w:r w:rsidRPr="00F145F0">
        <w:rPr>
          <w:rFonts w:ascii="Calibri" w:hAnsi="Calibri" w:cs="Calibri"/>
        </w:rPr>
        <w:t xml:space="preserve">). </w:t>
      </w:r>
      <w:proofErr w:type="gramStart"/>
      <w:r w:rsidRPr="00F145F0">
        <w:rPr>
          <w:rFonts w:ascii="Calibri" w:hAnsi="Calibri" w:cs="Calibri"/>
        </w:rPr>
        <w:t>The</w:t>
      </w:r>
      <w:proofErr w:type="gramEnd"/>
      <w:r w:rsidRPr="00F145F0">
        <w:rPr>
          <w:rFonts w:ascii="Calibri" w:hAnsi="Calibri" w:cs="Calibri"/>
        </w:rPr>
        <w:t xml:space="preserve"> total cell count is reported, as well as the number of positive and </w:t>
      </w:r>
      <w:r w:rsidRPr="00F145F0">
        <w:rPr>
          <w:rFonts w:ascii="Calibri" w:hAnsi="Calibri" w:cs="Calibri"/>
        </w:rPr>
        <w:lastRenderedPageBreak/>
        <w:t>negative cells classified. The last column is the enrichment score.</w:t>
      </w:r>
    </w:p>
    <w:p w:rsidR="007F6532" w:rsidRPr="00F145F0" w:rsidRDefault="007F6532" w:rsidP="007F6532">
      <w:pPr>
        <w:pStyle w:val="Default"/>
        <w:numPr>
          <w:ilvl w:val="0"/>
          <w:numId w:val="19"/>
        </w:numPr>
        <w:spacing w:after="200" w:line="276" w:lineRule="auto"/>
        <w:ind w:left="360"/>
        <w:rPr>
          <w:rFonts w:ascii="Calibri" w:hAnsi="Calibri" w:cs="Calibri"/>
        </w:rPr>
      </w:pPr>
      <w:r w:rsidRPr="00F145F0">
        <w:rPr>
          <w:rFonts w:ascii="Calibri" w:hAnsi="Calibri" w:cs="Calibri"/>
        </w:rPr>
        <w:t>Click on the column header labeled “Enriched Score positive</w:t>
      </w:r>
      <w:r>
        <w:rPr>
          <w:rFonts w:ascii="Calibri" w:hAnsi="Calibri" w:cs="Calibri"/>
        </w:rPr>
        <w:t>.</w:t>
      </w:r>
      <w:r w:rsidRPr="00F145F0">
        <w:rPr>
          <w:rFonts w:ascii="Calibri" w:hAnsi="Calibri" w:cs="Calibri"/>
        </w:rPr>
        <w:t>” (</w:t>
      </w:r>
      <w:r>
        <w:rPr>
          <w:rFonts w:ascii="Calibri" w:hAnsi="Calibri" w:cs="Calibri"/>
        </w:rPr>
        <w:t>You can resize</w:t>
      </w:r>
      <w:r w:rsidRPr="00F145F0">
        <w:rPr>
          <w:rFonts w:ascii="Calibri" w:hAnsi="Calibri" w:cs="Calibri"/>
        </w:rPr>
        <w:t xml:space="preserve"> the hit table window</w:t>
      </w:r>
      <w:r>
        <w:rPr>
          <w:rFonts w:ascii="Calibri" w:hAnsi="Calibri" w:cs="Calibri"/>
        </w:rPr>
        <w:t>,</w:t>
      </w:r>
      <w:r w:rsidRPr="00F145F0">
        <w:rPr>
          <w:rFonts w:ascii="Calibri" w:hAnsi="Calibri" w:cs="Calibri"/>
        </w:rPr>
        <w:t xml:space="preserve"> if this column is not visible). Clicking this </w:t>
      </w:r>
      <w:r>
        <w:rPr>
          <w:rFonts w:ascii="Calibri" w:hAnsi="Calibri" w:cs="Calibri"/>
        </w:rPr>
        <w:t>header</w:t>
      </w:r>
      <w:r w:rsidRPr="00F145F0">
        <w:rPr>
          <w:rFonts w:ascii="Calibri" w:hAnsi="Calibri" w:cs="Calibri"/>
        </w:rPr>
        <w:t xml:space="preserve"> will sort the rows in ascending or descending order</w:t>
      </w:r>
      <w:r>
        <w:rPr>
          <w:rFonts w:ascii="Calibri" w:hAnsi="Calibri" w:cs="Calibri"/>
        </w:rPr>
        <w:t>,</w:t>
      </w:r>
      <w:r w:rsidRPr="00F145F0">
        <w:rPr>
          <w:rFonts w:ascii="Calibri" w:hAnsi="Calibri" w:cs="Calibri"/>
        </w:rPr>
        <w:t xml:space="preserve"> according to the enrichment scores. Sort the column values so the order is descending, with the highest score at top.</w:t>
      </w:r>
    </w:p>
    <w:p w:rsidR="007F6532" w:rsidRPr="003933A6" w:rsidRDefault="007F6532" w:rsidP="007F6532">
      <w:pPr>
        <w:pStyle w:val="Default"/>
        <w:numPr>
          <w:ilvl w:val="0"/>
          <w:numId w:val="19"/>
        </w:numPr>
        <w:spacing w:after="200" w:line="276" w:lineRule="auto"/>
        <w:ind w:left="360"/>
        <w:rPr>
          <w:rFonts w:ascii="Calibri" w:hAnsi="Calibri" w:cs="Calibri"/>
        </w:rPr>
      </w:pPr>
      <w:r w:rsidRPr="00F145F0">
        <w:rPr>
          <w:rFonts w:ascii="Calibri" w:hAnsi="Calibri" w:cs="Calibri"/>
        </w:rPr>
        <w:t xml:space="preserve">Double-click on the asterisk </w:t>
      </w:r>
      <w:r>
        <w:rPr>
          <w:rFonts w:ascii="Calibri" w:hAnsi="Calibri" w:cs="Calibri"/>
        </w:rPr>
        <w:t xml:space="preserve">in the first row </w:t>
      </w:r>
      <w:r w:rsidRPr="00F145F0">
        <w:rPr>
          <w:rFonts w:ascii="Calibri" w:hAnsi="Calibri" w:cs="Calibri"/>
        </w:rPr>
        <w:t>to the left of the first column (“</w:t>
      </w:r>
      <w:proofErr w:type="spellStart"/>
      <w:r w:rsidRPr="00F145F0">
        <w:rPr>
          <w:rFonts w:ascii="Calibri" w:hAnsi="Calibri" w:cs="Calibri"/>
        </w:rPr>
        <w:t>ImageNumber</w:t>
      </w:r>
      <w:proofErr w:type="spellEnd"/>
      <w:r w:rsidRPr="00F145F0">
        <w:rPr>
          <w:rFonts w:ascii="Calibri" w:hAnsi="Calibri" w:cs="Calibri"/>
        </w:rPr>
        <w:t>”) to di</w:t>
      </w:r>
      <w:r>
        <w:rPr>
          <w:rFonts w:ascii="Calibri" w:hAnsi="Calibri" w:cs="Calibri"/>
        </w:rPr>
        <w:t>splay the corresponding image for the top-scoring well.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790"/>
      </w:tblGrid>
      <w:tr w:rsidR="007F6532" w:rsidRPr="00F145F0">
        <w:tc>
          <w:tcPr>
            <w:tcW w:w="11016" w:type="dxa"/>
            <w:shd w:val="clear" w:color="auto" w:fill="auto"/>
          </w:tcPr>
          <w:p w:rsidR="007F6532" w:rsidRPr="00F145F0" w:rsidRDefault="00CD1805" w:rsidP="007F6532">
            <w:pPr>
              <w:spacing w:after="0"/>
              <w:jc w:val="center"/>
              <w:rPr>
                <w:sz w:val="24"/>
                <w:szCs w:val="24"/>
              </w:rPr>
            </w:pPr>
            <w:r>
              <w:rPr>
                <w:noProof/>
              </w:rPr>
              <w:lastRenderedPageBreak/>
              <w:drawing>
                <wp:inline distT="0" distB="0" distL="0" distR="0">
                  <wp:extent cx="5307330" cy="3200400"/>
                  <wp:effectExtent l="0" t="0" r="7620" b="0"/>
                  <wp:docPr id="3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07330" cy="3200400"/>
                          </a:xfrm>
                          <a:prstGeom prst="rect">
                            <a:avLst/>
                          </a:prstGeom>
                          <a:noFill/>
                          <a:ln>
                            <a:noFill/>
                          </a:ln>
                        </pic:spPr>
                      </pic:pic>
                    </a:graphicData>
                  </a:graphic>
                </wp:inline>
              </w:drawing>
            </w:r>
          </w:p>
        </w:tc>
      </w:tr>
      <w:tr w:rsidR="007F6532" w:rsidRPr="00F145F0">
        <w:tc>
          <w:tcPr>
            <w:tcW w:w="11016" w:type="dxa"/>
            <w:shd w:val="clear" w:color="auto" w:fill="auto"/>
          </w:tcPr>
          <w:p w:rsidR="007F6532" w:rsidRPr="00F145F0" w:rsidRDefault="007F6532" w:rsidP="007F6532">
            <w:pPr>
              <w:pStyle w:val="Caption"/>
            </w:pPr>
            <w:r w:rsidRPr="00F145F0">
              <w:rPr>
                <w:color w:val="auto"/>
              </w:rPr>
              <w:t xml:space="preserve">Figure </w:t>
            </w:r>
            <w:bookmarkStart w:id="16" w:name="HitTable"/>
            <w:r w:rsidRPr="00F145F0">
              <w:rPr>
                <w:color w:val="auto"/>
              </w:rPr>
              <w:fldChar w:fldCharType="begin"/>
            </w:r>
            <w:r w:rsidRPr="00F145F0">
              <w:rPr>
                <w:color w:val="auto"/>
              </w:rPr>
              <w:instrText xml:space="preserve"> SEQ Figure \* ARABIC </w:instrText>
            </w:r>
            <w:r w:rsidRPr="00F145F0">
              <w:rPr>
                <w:color w:val="auto"/>
              </w:rPr>
              <w:fldChar w:fldCharType="separate"/>
            </w:r>
            <w:r w:rsidR="00543ECF">
              <w:rPr>
                <w:noProof/>
                <w:color w:val="auto"/>
              </w:rPr>
              <w:t>7</w:t>
            </w:r>
            <w:r w:rsidRPr="00F145F0">
              <w:rPr>
                <w:color w:val="auto"/>
              </w:rPr>
              <w:fldChar w:fldCharType="end"/>
            </w:r>
            <w:bookmarkEnd w:id="16"/>
            <w:r w:rsidRPr="00F145F0">
              <w:rPr>
                <w:color w:val="auto"/>
              </w:rPr>
              <w:t>:</w:t>
            </w:r>
            <w:r w:rsidRPr="00F145F0">
              <w:rPr>
                <w:b w:val="0"/>
                <w:color w:val="auto"/>
              </w:rPr>
              <w:t xml:space="preserve"> Hit table showing the cell counts and enrichment scores.</w:t>
            </w:r>
          </w:p>
        </w:tc>
      </w:tr>
    </w:tbl>
    <w:p w:rsidR="007F6532" w:rsidRPr="00F145F0" w:rsidRDefault="007F6532" w:rsidP="007F6532">
      <w:pPr>
        <w:pStyle w:val="Default"/>
        <w:spacing w:after="200" w:line="276" w:lineRule="auto"/>
        <w:rPr>
          <w:rFonts w:ascii="Calibri" w:hAnsi="Calibri" w:cs="Calibri"/>
        </w:rPr>
      </w:pPr>
    </w:p>
    <w:p w:rsidR="007F6532" w:rsidRPr="00F145F0" w:rsidRDefault="007F6532" w:rsidP="007F6532">
      <w:pPr>
        <w:pStyle w:val="Default"/>
        <w:numPr>
          <w:ilvl w:val="0"/>
          <w:numId w:val="16"/>
        </w:numPr>
        <w:spacing w:after="200" w:line="276" w:lineRule="auto"/>
        <w:rPr>
          <w:rFonts w:ascii="Calibri" w:hAnsi="Calibri" w:cs="Calibri"/>
        </w:rPr>
      </w:pPr>
      <w:r w:rsidRPr="00F145F0">
        <w:rPr>
          <w:rFonts w:ascii="Calibri" w:hAnsi="Calibri" w:cs="Calibri"/>
          <w:b/>
          <w:bCs/>
          <w:iCs/>
        </w:rPr>
        <w:t>Saving the scores to the measurement database for visualization</w:t>
      </w:r>
      <w:r w:rsidRPr="00F145F0">
        <w:rPr>
          <w:rFonts w:ascii="Calibri" w:hAnsi="Calibri" w:cs="Calibri"/>
        </w:rPr>
        <w:t xml:space="preserve"> </w:t>
      </w:r>
    </w:p>
    <w:p w:rsidR="007F6532" w:rsidRPr="00F145F0" w:rsidRDefault="007F6532" w:rsidP="007F6532">
      <w:pPr>
        <w:pStyle w:val="Default"/>
        <w:spacing w:after="200" w:line="276" w:lineRule="auto"/>
        <w:rPr>
          <w:rFonts w:ascii="Calibri" w:hAnsi="Calibri" w:cs="Calibri"/>
        </w:rPr>
      </w:pPr>
      <w:r w:rsidRPr="00F145F0">
        <w:rPr>
          <w:rFonts w:ascii="Calibri" w:hAnsi="Calibri" w:cs="Calibri"/>
        </w:rPr>
        <w:t>Now that we have successfully scored our experiment, we will save the scores back to the measurement database</w:t>
      </w:r>
      <w:r>
        <w:rPr>
          <w:rFonts w:ascii="Calibri" w:hAnsi="Calibri" w:cs="Calibri"/>
        </w:rPr>
        <w:t>,</w:t>
      </w:r>
      <w:r w:rsidRPr="00F145F0">
        <w:rPr>
          <w:rFonts w:ascii="Calibri" w:hAnsi="Calibri" w:cs="Calibri"/>
        </w:rPr>
        <w:t xml:space="preserve"> so</w:t>
      </w:r>
      <w:r>
        <w:rPr>
          <w:rFonts w:ascii="Calibri" w:hAnsi="Calibri" w:cs="Calibri"/>
        </w:rPr>
        <w:t xml:space="preserve"> that</w:t>
      </w:r>
      <w:r w:rsidRPr="00F145F0">
        <w:rPr>
          <w:rFonts w:ascii="Calibri" w:hAnsi="Calibri" w:cs="Calibri"/>
        </w:rPr>
        <w:t xml:space="preserve"> they can be visualized using CPA’s tools.</w:t>
      </w:r>
    </w:p>
    <w:p w:rsidR="007F6532" w:rsidRPr="00F145F0" w:rsidRDefault="007F6532" w:rsidP="007F6532">
      <w:pPr>
        <w:pStyle w:val="Default"/>
        <w:numPr>
          <w:ilvl w:val="0"/>
          <w:numId w:val="20"/>
        </w:numPr>
        <w:spacing w:after="200" w:line="276" w:lineRule="auto"/>
        <w:ind w:left="360"/>
        <w:rPr>
          <w:rFonts w:ascii="Calibri" w:hAnsi="Calibri" w:cs="Calibri"/>
        </w:rPr>
      </w:pPr>
      <w:r w:rsidRPr="00F145F0">
        <w:rPr>
          <w:rFonts w:ascii="Calibri" w:hAnsi="Calibri" w:cs="Calibri"/>
        </w:rPr>
        <w:t xml:space="preserve">Select the </w:t>
      </w:r>
      <w:r w:rsidRPr="00F145F0">
        <w:rPr>
          <w:rFonts w:ascii="Calibri" w:hAnsi="Calibri" w:cs="Calibri"/>
          <w:bCs/>
        </w:rPr>
        <w:t xml:space="preserve">“Hit table” </w:t>
      </w:r>
      <w:r w:rsidRPr="00F145F0">
        <w:rPr>
          <w:rFonts w:ascii="Calibri" w:hAnsi="Calibri" w:cs="Calibri"/>
        </w:rPr>
        <w:t xml:space="preserve">window and click “File” from the menu, then “Save </w:t>
      </w:r>
      <w:r w:rsidRPr="00F145F0">
        <w:rPr>
          <w:rFonts w:ascii="Calibri" w:hAnsi="Calibri" w:cs="Calibri"/>
          <w:bCs/>
        </w:rPr>
        <w:t xml:space="preserve">table to database.” When prompted for a name, </w:t>
      </w:r>
      <w:r w:rsidR="00034887">
        <w:rPr>
          <w:rFonts w:ascii="Calibri" w:hAnsi="Calibri" w:cs="Calibri"/>
        </w:rPr>
        <w:t xml:space="preserve">enter </w:t>
      </w:r>
      <w:r w:rsidR="00034887">
        <w:rPr>
          <w:rFonts w:ascii="Calibri" w:hAnsi="Calibri" w:cs="Calibri"/>
          <w:bCs/>
        </w:rPr>
        <w:t>“</w:t>
      </w:r>
      <w:proofErr w:type="spellStart"/>
      <w:r w:rsidR="00034887">
        <w:rPr>
          <w:rFonts w:ascii="Calibri" w:hAnsi="Calibri" w:cs="Calibri"/>
          <w:bCs/>
        </w:rPr>
        <w:t>HitTable</w:t>
      </w:r>
      <w:proofErr w:type="spellEnd"/>
      <w:r w:rsidR="00034887">
        <w:rPr>
          <w:rFonts w:ascii="Calibri" w:hAnsi="Calibri" w:cs="Calibri"/>
          <w:bCs/>
        </w:rPr>
        <w:t>”</w:t>
      </w:r>
      <w:r w:rsidRPr="00F145F0">
        <w:rPr>
          <w:rFonts w:ascii="Calibri" w:hAnsi="Calibri" w:cs="Calibri"/>
        </w:rPr>
        <w:t>. Select “</w:t>
      </w:r>
      <w:r w:rsidRPr="00F145F0">
        <w:rPr>
          <w:rFonts w:ascii="Calibri" w:hAnsi="Calibri" w:cs="Calibri"/>
          <w:bCs/>
        </w:rPr>
        <w:t>save permanently”</w:t>
      </w:r>
      <w:r w:rsidRPr="00F145F0">
        <w:rPr>
          <w:rFonts w:ascii="Calibri" w:hAnsi="Calibri" w:cs="Calibri"/>
        </w:rPr>
        <w:t xml:space="preserve"> when prompted. </w:t>
      </w:r>
    </w:p>
    <w:p w:rsidR="007F6532" w:rsidRPr="00F145F0" w:rsidRDefault="007F6532" w:rsidP="007F6532">
      <w:pPr>
        <w:pStyle w:val="Default"/>
        <w:numPr>
          <w:ilvl w:val="0"/>
          <w:numId w:val="20"/>
        </w:numPr>
        <w:spacing w:after="200" w:line="276" w:lineRule="auto"/>
        <w:ind w:left="360"/>
        <w:rPr>
          <w:rFonts w:ascii="Calibri" w:hAnsi="Calibri" w:cs="Calibri"/>
        </w:rPr>
      </w:pPr>
      <w:r w:rsidRPr="00F145F0">
        <w:rPr>
          <w:rFonts w:ascii="Calibri" w:hAnsi="Calibri" w:cs="Calibri"/>
        </w:rPr>
        <w:lastRenderedPageBreak/>
        <w:t xml:space="preserve">Select Plate Viewer from the CPA interface, then choose “*OTHER TABLE*” from “Data source.” </w:t>
      </w:r>
    </w:p>
    <w:p w:rsidR="007F6532" w:rsidRPr="00F145F0" w:rsidRDefault="007F6532" w:rsidP="007F6532">
      <w:pPr>
        <w:pStyle w:val="Default"/>
        <w:numPr>
          <w:ilvl w:val="0"/>
          <w:numId w:val="20"/>
        </w:numPr>
        <w:spacing w:after="200" w:line="276" w:lineRule="auto"/>
        <w:ind w:left="360"/>
        <w:rPr>
          <w:rFonts w:ascii="Calibri" w:hAnsi="Calibri" w:cs="Calibri"/>
        </w:rPr>
      </w:pPr>
      <w:r w:rsidRPr="00F145F0">
        <w:rPr>
          <w:rFonts w:ascii="Calibri" w:hAnsi="Calibri" w:cs="Calibri"/>
        </w:rPr>
        <w:t xml:space="preserve">When prompted to select a table, choose </w:t>
      </w:r>
      <w:r w:rsidR="00034887">
        <w:rPr>
          <w:rFonts w:ascii="Calibri" w:hAnsi="Calibri" w:cs="Calibri"/>
        </w:rPr>
        <w:t>“</w:t>
      </w:r>
      <w:proofErr w:type="spellStart"/>
      <w:r w:rsidR="00034887">
        <w:rPr>
          <w:rFonts w:ascii="Calibri" w:hAnsi="Calibri" w:cs="Calibri"/>
        </w:rPr>
        <w:t>HitTable</w:t>
      </w:r>
      <w:proofErr w:type="spellEnd"/>
      <w:r w:rsidRPr="00F145F0">
        <w:rPr>
          <w:rFonts w:ascii="Calibri" w:hAnsi="Calibri" w:cs="Calibri"/>
        </w:rPr>
        <w:t>.</w:t>
      </w:r>
      <w:r w:rsidR="00034887">
        <w:rPr>
          <w:rFonts w:ascii="Calibri" w:hAnsi="Calibri" w:cs="Calibri"/>
        </w:rPr>
        <w:t>”</w:t>
      </w:r>
      <w:r w:rsidRPr="00F145F0">
        <w:rPr>
          <w:rFonts w:ascii="Calibri" w:hAnsi="Calibri" w:cs="Calibri"/>
        </w:rPr>
        <w:t xml:space="preserve"> </w:t>
      </w:r>
    </w:p>
    <w:p w:rsidR="007F6532" w:rsidRPr="00F145F0" w:rsidRDefault="007F6532" w:rsidP="00FA4B5A">
      <w:pPr>
        <w:pStyle w:val="Default"/>
        <w:numPr>
          <w:ilvl w:val="0"/>
          <w:numId w:val="20"/>
        </w:numPr>
        <w:spacing w:after="200" w:line="276" w:lineRule="auto"/>
        <w:ind w:left="360"/>
        <w:rPr>
          <w:rFonts w:ascii="Calibri" w:hAnsi="Calibri" w:cs="Calibri"/>
        </w:rPr>
      </w:pPr>
      <w:r w:rsidRPr="00F145F0">
        <w:rPr>
          <w:rFonts w:ascii="Calibri" w:hAnsi="Calibri" w:cs="Calibri"/>
        </w:rPr>
        <w:t xml:space="preserve">At the next prompt, select “per-well” as </w:t>
      </w:r>
      <w:r>
        <w:rPr>
          <w:rFonts w:ascii="Calibri" w:hAnsi="Calibri" w:cs="Calibri"/>
        </w:rPr>
        <w:t xml:space="preserve">the </w:t>
      </w:r>
      <w:r w:rsidRPr="00F145F0">
        <w:rPr>
          <w:rFonts w:ascii="Calibri" w:hAnsi="Calibri" w:cs="Calibri"/>
        </w:rPr>
        <w:t>table typ</w:t>
      </w:r>
      <w:r>
        <w:rPr>
          <w:rFonts w:ascii="Calibri" w:hAnsi="Calibri" w:cs="Calibri"/>
        </w:rPr>
        <w:t>e.  T</w:t>
      </w:r>
      <w:r w:rsidRPr="00F145F0">
        <w:rPr>
          <w:rFonts w:ascii="Calibri" w:hAnsi="Calibri" w:cs="Calibri"/>
        </w:rPr>
        <w:t>hen select the matching columns in order to link the table of hits to the table of image measurements</w:t>
      </w:r>
      <w:r>
        <w:rPr>
          <w:rFonts w:ascii="Calibri" w:hAnsi="Calibri" w:cs="Calibri"/>
        </w:rPr>
        <w:t>, by doing the following</w:t>
      </w:r>
      <w:r w:rsidRPr="00F145F0">
        <w:rPr>
          <w:rFonts w:ascii="Calibri" w:hAnsi="Calibri" w:cs="Calibri"/>
        </w:rPr>
        <w:t xml:space="preserve">: </w:t>
      </w:r>
    </w:p>
    <w:p w:rsidR="007F6532" w:rsidRPr="00F145F0" w:rsidRDefault="007F6532" w:rsidP="00FA4B5A">
      <w:pPr>
        <w:pStyle w:val="Default"/>
        <w:numPr>
          <w:ilvl w:val="1"/>
          <w:numId w:val="20"/>
        </w:numPr>
        <w:spacing w:after="200" w:line="276" w:lineRule="auto"/>
        <w:ind w:left="720"/>
        <w:rPr>
          <w:rFonts w:ascii="Calibri" w:hAnsi="Calibri" w:cs="Calibri"/>
        </w:rPr>
      </w:pPr>
      <w:r w:rsidRPr="00F145F0">
        <w:rPr>
          <w:rFonts w:ascii="Calibri" w:hAnsi="Calibri" w:cs="Calibri"/>
        </w:rPr>
        <w:t>On the first row, choose “</w:t>
      </w:r>
      <w:proofErr w:type="spellStart"/>
      <w:r w:rsidRPr="00F145F0">
        <w:rPr>
          <w:rFonts w:ascii="Calibri" w:hAnsi="Calibri" w:cs="Calibri"/>
          <w:i/>
        </w:rPr>
        <w:t>PlateID</w:t>
      </w:r>
      <w:proofErr w:type="spellEnd"/>
      <w:r w:rsidRPr="00F145F0">
        <w:rPr>
          <w:rFonts w:ascii="Calibri" w:hAnsi="Calibri" w:cs="Calibri"/>
        </w:rPr>
        <w:t>” on the left to match “</w:t>
      </w:r>
      <w:proofErr w:type="spellStart"/>
      <w:r w:rsidRPr="00F145F0">
        <w:rPr>
          <w:rFonts w:ascii="Calibri" w:hAnsi="Calibri" w:cs="Calibri"/>
          <w:bCs/>
          <w:i/>
        </w:rPr>
        <w:t>Image_Metadata_Plate</w:t>
      </w:r>
      <w:proofErr w:type="spellEnd"/>
      <w:r w:rsidRPr="00F145F0">
        <w:rPr>
          <w:rFonts w:ascii="Calibri" w:hAnsi="Calibri" w:cs="Calibri"/>
          <w:bCs/>
        </w:rPr>
        <w:t xml:space="preserve">” on the right. </w:t>
      </w:r>
    </w:p>
    <w:p w:rsidR="007F6532" w:rsidRPr="00F145F0" w:rsidRDefault="007F6532" w:rsidP="00FA4B5A">
      <w:pPr>
        <w:pStyle w:val="Default"/>
        <w:numPr>
          <w:ilvl w:val="1"/>
          <w:numId w:val="20"/>
        </w:numPr>
        <w:spacing w:after="200" w:line="276" w:lineRule="auto"/>
        <w:ind w:left="720"/>
        <w:rPr>
          <w:rFonts w:ascii="Calibri" w:hAnsi="Calibri" w:cs="Calibri"/>
        </w:rPr>
      </w:pPr>
      <w:r w:rsidRPr="00F145F0">
        <w:rPr>
          <w:rFonts w:ascii="Calibri" w:hAnsi="Calibri" w:cs="Calibri"/>
          <w:bCs/>
        </w:rPr>
        <w:t xml:space="preserve">On the second row, choose </w:t>
      </w:r>
      <w:r w:rsidRPr="00F145F0">
        <w:rPr>
          <w:rFonts w:ascii="Calibri" w:hAnsi="Calibri" w:cs="Calibri"/>
        </w:rPr>
        <w:t>“</w:t>
      </w:r>
      <w:proofErr w:type="spellStart"/>
      <w:r w:rsidRPr="00F145F0">
        <w:rPr>
          <w:rFonts w:ascii="Calibri" w:hAnsi="Calibri" w:cs="Calibri"/>
          <w:bCs/>
          <w:i/>
        </w:rPr>
        <w:t>Image_Metadata_Well</w:t>
      </w:r>
      <w:proofErr w:type="spellEnd"/>
      <w:r w:rsidRPr="00F145F0">
        <w:rPr>
          <w:rFonts w:ascii="Calibri" w:hAnsi="Calibri" w:cs="Calibri"/>
        </w:rPr>
        <w:t>” on the left to match “</w:t>
      </w:r>
      <w:proofErr w:type="spellStart"/>
      <w:r w:rsidRPr="00F145F0">
        <w:rPr>
          <w:rFonts w:ascii="Calibri" w:hAnsi="Calibri" w:cs="Calibri"/>
          <w:bCs/>
          <w:i/>
        </w:rPr>
        <w:t>Image_Metadata_Well</w:t>
      </w:r>
      <w:proofErr w:type="spellEnd"/>
      <w:r w:rsidRPr="00F145F0">
        <w:rPr>
          <w:rFonts w:ascii="Calibri" w:hAnsi="Calibri" w:cs="Calibri"/>
          <w:bCs/>
        </w:rPr>
        <w:t>” on the right.</w:t>
      </w:r>
    </w:p>
    <w:p w:rsidR="008F0EFB" w:rsidRDefault="00CD1805" w:rsidP="008F0EFB">
      <w:pPr>
        <w:pStyle w:val="Default"/>
        <w:numPr>
          <w:ilvl w:val="0"/>
          <w:numId w:val="20"/>
        </w:numPr>
        <w:spacing w:after="200" w:line="276" w:lineRule="auto"/>
        <w:ind w:left="360"/>
        <w:rPr>
          <w:rFonts w:ascii="Calibri" w:hAnsi="Calibri" w:cs="Calibri"/>
        </w:rPr>
      </w:pPr>
      <w:r>
        <w:rPr>
          <w:noProof/>
        </w:rPr>
        <mc:AlternateContent>
          <mc:Choice Requires="wps">
            <w:drawing>
              <wp:anchor distT="0" distB="0" distL="114300" distR="114300" simplePos="0" relativeHeight="251662336" behindDoc="0" locked="0" layoutInCell="1" allowOverlap="1">
                <wp:simplePos x="0" y="0"/>
                <wp:positionH relativeFrom="column">
                  <wp:posOffset>-97155</wp:posOffset>
                </wp:positionH>
                <wp:positionV relativeFrom="paragraph">
                  <wp:posOffset>488315</wp:posOffset>
                </wp:positionV>
                <wp:extent cx="7086600" cy="1709420"/>
                <wp:effectExtent l="0" t="0" r="19050" b="24130"/>
                <wp:wrapNone/>
                <wp:docPr id="40"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86600" cy="170942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C0C0C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101850C" id="Rectangle 11" o:spid="_x0000_s1026" style="position:absolute;margin-left:-7.65pt;margin-top:38.45pt;width:558pt;height:134.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" filled="f" fillcolor="silver"/>
            </w:pict>
          </mc:Fallback>
        </mc:AlternateContent>
      </w:r>
      <w:r w:rsidR="008F0EFB">
        <w:rPr>
          <w:rFonts w:ascii="Calibri" w:hAnsi="Calibri" w:cs="Calibri"/>
        </w:rPr>
        <w:t>Open a new Plate Viewer tool from the</w:t>
      </w:r>
      <w:r w:rsidR="008F0EFB" w:rsidRPr="00F145F0">
        <w:rPr>
          <w:rFonts w:ascii="Calibri" w:hAnsi="Calibri" w:cs="Calibri"/>
        </w:rPr>
        <w:t xml:space="preserve"> CPA menu</w:t>
      </w:r>
      <w:r w:rsidR="008F0EFB">
        <w:rPr>
          <w:rFonts w:ascii="Calibri" w:hAnsi="Calibri" w:cs="Calibri"/>
        </w:rPr>
        <w:t xml:space="preserve">. </w:t>
      </w:r>
      <w:r w:rsidR="008F0EFB" w:rsidRPr="00F145F0">
        <w:rPr>
          <w:rFonts w:ascii="Calibri" w:hAnsi="Calibri" w:cs="Calibri"/>
        </w:rPr>
        <w:t>On the Plate Viewer, select “</w:t>
      </w:r>
      <w:proofErr w:type="spellStart"/>
      <w:r w:rsidR="008F0EFB" w:rsidRPr="00F145F0">
        <w:rPr>
          <w:rFonts w:ascii="Calibri" w:hAnsi="Calibri" w:cs="Calibri"/>
          <w:bCs/>
          <w:i/>
        </w:rPr>
        <w:t>pEnriched_positive</w:t>
      </w:r>
      <w:proofErr w:type="spellEnd"/>
      <w:r w:rsidR="008F0EFB" w:rsidRPr="00F145F0">
        <w:rPr>
          <w:rFonts w:ascii="Calibri" w:hAnsi="Calibri" w:cs="Calibri"/>
          <w:bCs/>
          <w:i/>
        </w:rPr>
        <w:t>”</w:t>
      </w:r>
      <w:r w:rsidR="008F0EFB" w:rsidRPr="00F145F0">
        <w:rPr>
          <w:rFonts w:ascii="Calibri" w:hAnsi="Calibri" w:cs="Calibri"/>
          <w:bCs/>
        </w:rPr>
        <w:t xml:space="preserve"> from the </w:t>
      </w:r>
      <w:r w:rsidR="008F0EFB" w:rsidRPr="00F145F0">
        <w:rPr>
          <w:rFonts w:ascii="Calibri" w:hAnsi="Calibri" w:cs="Calibri"/>
          <w:bCs/>
          <w:i/>
        </w:rPr>
        <w:t>Measurement</w:t>
      </w:r>
      <w:r w:rsidR="008F0EFB" w:rsidRPr="00F145F0">
        <w:rPr>
          <w:rFonts w:ascii="Calibri" w:hAnsi="Calibri" w:cs="Calibri"/>
          <w:bCs/>
        </w:rPr>
        <w:t xml:space="preserve"> drop-down</w:t>
      </w:r>
      <w:r w:rsidR="008F0EFB">
        <w:rPr>
          <w:rFonts w:ascii="Calibri" w:hAnsi="Calibri" w:cs="Calibri"/>
          <w:bCs/>
        </w:rPr>
        <w:t xml:space="preserve"> list in order</w:t>
      </w:r>
      <w:r w:rsidR="008F0EFB" w:rsidRPr="00F145F0">
        <w:rPr>
          <w:rFonts w:ascii="Calibri" w:hAnsi="Calibri" w:cs="Calibri"/>
        </w:rPr>
        <w:t xml:space="preserve"> to view the enrichment scores in the plate layout.</w:t>
      </w:r>
    </w:p>
    <w:p w:rsidR="008F0EFB" w:rsidRPr="00F145F0" w:rsidRDefault="008F0EFB" w:rsidP="008F0EFB">
      <w:pPr>
        <w:pStyle w:val="Default"/>
        <w:numPr>
          <w:ilvl w:val="0"/>
          <w:numId w:val="20"/>
        </w:numPr>
        <w:spacing w:after="200" w:line="276" w:lineRule="auto"/>
        <w:ind w:left="360"/>
        <w:rPr>
          <w:rFonts w:ascii="Calibri" w:hAnsi="Calibri" w:cs="Calibri"/>
        </w:rPr>
      </w:pPr>
      <w:r>
        <w:rPr>
          <w:rFonts w:ascii="Calibri" w:hAnsi="Calibri" w:cs="Calibri"/>
        </w:rPr>
        <w:t xml:space="preserve">Refer to the previous </w:t>
      </w:r>
      <w:r w:rsidRPr="00F145F0">
        <w:rPr>
          <w:rFonts w:ascii="Calibri" w:hAnsi="Calibri" w:cs="Calibri"/>
        </w:rPr>
        <w:t xml:space="preserve">Plate Viewer </w:t>
      </w:r>
      <w:r>
        <w:rPr>
          <w:rFonts w:ascii="Calibri" w:hAnsi="Calibri" w:cs="Calibri"/>
        </w:rPr>
        <w:t>display of</w:t>
      </w:r>
      <w:r w:rsidRPr="00F145F0">
        <w:rPr>
          <w:rFonts w:ascii="Calibri" w:hAnsi="Calibri" w:cs="Calibri"/>
        </w:rPr>
        <w:t xml:space="preserve"> </w:t>
      </w:r>
      <w:r w:rsidRPr="00F145F0">
        <w:rPr>
          <w:rFonts w:ascii="Calibri" w:hAnsi="Calibri" w:cs="Calibri"/>
          <w:i/>
        </w:rPr>
        <w:t>“</w:t>
      </w:r>
      <w:proofErr w:type="spellStart"/>
      <w:r w:rsidRPr="00F145F0">
        <w:rPr>
          <w:rFonts w:ascii="Calibri" w:hAnsi="Calibri" w:cs="Calibri"/>
          <w:bCs/>
          <w:i/>
        </w:rPr>
        <w:t>Image_Metadata_Dose</w:t>
      </w:r>
      <w:proofErr w:type="spellEnd"/>
      <w:r w:rsidRPr="00F145F0">
        <w:rPr>
          <w:rFonts w:ascii="Calibri" w:hAnsi="Calibri" w:cs="Calibri"/>
          <w:bCs/>
        </w:rPr>
        <w:t xml:space="preserve">” </w:t>
      </w:r>
      <w:r>
        <w:rPr>
          <w:rFonts w:ascii="Calibri" w:hAnsi="Calibri" w:cs="Calibri"/>
          <w:bCs/>
        </w:rPr>
        <w:t>from</w:t>
      </w:r>
      <w:r w:rsidRPr="00F145F0">
        <w:rPr>
          <w:rFonts w:ascii="Calibri" w:hAnsi="Calibri" w:cs="Calibri"/>
          <w:bCs/>
        </w:rPr>
        <w:t xml:space="preserve"> section 2A. </w:t>
      </w:r>
      <w:r>
        <w:rPr>
          <w:rFonts w:ascii="Calibri" w:hAnsi="Calibri" w:cs="Calibri"/>
        </w:rPr>
        <w:t xml:space="preserve">In </w:t>
      </w:r>
      <w:r w:rsidRPr="00EF74AE">
        <w:rPr>
          <w:rFonts w:ascii="Calibri" w:hAnsi="Calibri" w:cs="Calibri"/>
        </w:rPr>
        <w:t xml:space="preserve">the space </w:t>
      </w:r>
      <w:r w:rsidRPr="00EF74AE">
        <w:rPr>
          <w:rFonts w:ascii="Calibri" w:hAnsi="Calibri" w:cs="Calibri"/>
        </w:rPr>
        <w:lastRenderedPageBreak/>
        <w:t>below, record your answers to the following question</w:t>
      </w:r>
      <w:r>
        <w:rPr>
          <w:rFonts w:ascii="Calibri" w:hAnsi="Calibri" w:cs="Calibri"/>
        </w:rPr>
        <w:t>s</w:t>
      </w:r>
      <w:r w:rsidRPr="00EF74AE">
        <w:rPr>
          <w:rFonts w:ascii="Calibri" w:hAnsi="Calibri" w:cs="Calibri"/>
        </w:rPr>
        <w:t xml:space="preserve">: </w:t>
      </w:r>
      <w:r>
        <w:rPr>
          <w:rFonts w:ascii="Calibri" w:hAnsi="Calibri" w:cs="Calibri"/>
        </w:rPr>
        <w:t xml:space="preserve">(1) </w:t>
      </w:r>
      <w:r w:rsidRPr="00F145F0">
        <w:rPr>
          <w:rFonts w:ascii="Calibri" w:hAnsi="Calibri" w:cs="Calibri"/>
        </w:rPr>
        <w:t>How well does the layout of the “</w:t>
      </w:r>
      <w:proofErr w:type="spellStart"/>
      <w:r w:rsidRPr="00F145F0">
        <w:rPr>
          <w:rFonts w:ascii="Calibri" w:hAnsi="Calibri" w:cs="Calibri"/>
          <w:bCs/>
          <w:i/>
        </w:rPr>
        <w:t>pEnriched_positive</w:t>
      </w:r>
      <w:proofErr w:type="spellEnd"/>
      <w:r w:rsidRPr="00F145F0">
        <w:rPr>
          <w:rFonts w:ascii="Calibri" w:hAnsi="Calibri" w:cs="Calibri"/>
          <w:bCs/>
        </w:rPr>
        <w:t xml:space="preserve">” values </w:t>
      </w:r>
      <w:r w:rsidRPr="00F145F0">
        <w:rPr>
          <w:rFonts w:ascii="Calibri" w:hAnsi="Calibri" w:cs="Calibri"/>
        </w:rPr>
        <w:t xml:space="preserve">match </w:t>
      </w:r>
      <w:r>
        <w:rPr>
          <w:rFonts w:ascii="Calibri" w:hAnsi="Calibri" w:cs="Calibri"/>
        </w:rPr>
        <w:t>the layout of the (</w:t>
      </w:r>
      <w:proofErr w:type="spellStart"/>
      <w:r>
        <w:rPr>
          <w:rFonts w:ascii="Calibri" w:hAnsi="Calibri" w:cs="Calibri"/>
        </w:rPr>
        <w:t>i</w:t>
      </w:r>
      <w:proofErr w:type="spellEnd"/>
      <w:r>
        <w:rPr>
          <w:rFonts w:ascii="Calibri" w:hAnsi="Calibri" w:cs="Calibri"/>
        </w:rPr>
        <w:t>) positive and negative control wells and (ii) the 9-point dose wells</w:t>
      </w:r>
      <w:r w:rsidRPr="00F145F0">
        <w:rPr>
          <w:rFonts w:ascii="Calibri" w:hAnsi="Calibri" w:cs="Calibri"/>
        </w:rPr>
        <w:t xml:space="preserve"> of “</w:t>
      </w:r>
      <w:proofErr w:type="spellStart"/>
      <w:r w:rsidRPr="00F145F0">
        <w:rPr>
          <w:rFonts w:ascii="Calibri" w:hAnsi="Calibri" w:cs="Calibri"/>
          <w:bCs/>
          <w:i/>
        </w:rPr>
        <w:t>Image_Metadata_Dose</w:t>
      </w:r>
      <w:proofErr w:type="spellEnd"/>
      <w:r w:rsidRPr="00F145F0">
        <w:rPr>
          <w:rFonts w:ascii="Calibri" w:hAnsi="Calibri" w:cs="Calibri"/>
          <w:bCs/>
        </w:rPr>
        <w:t>”</w:t>
      </w:r>
      <w:r w:rsidRPr="00F145F0">
        <w:rPr>
          <w:rFonts w:ascii="Calibri" w:hAnsi="Calibri" w:cs="Calibri"/>
        </w:rPr>
        <w:t xml:space="preserve">? </w:t>
      </w:r>
      <w:r>
        <w:rPr>
          <w:rFonts w:ascii="Calibri" w:hAnsi="Calibri" w:cs="Calibri"/>
        </w:rPr>
        <w:t xml:space="preserve">(2) </w:t>
      </w:r>
      <w:r w:rsidRPr="00F145F0">
        <w:rPr>
          <w:rFonts w:ascii="Calibri" w:hAnsi="Calibri" w:cs="Calibri"/>
        </w:rPr>
        <w:t>What does this correspondence</w:t>
      </w:r>
      <w:r>
        <w:rPr>
          <w:rFonts w:ascii="Calibri" w:hAnsi="Calibri" w:cs="Calibri"/>
        </w:rPr>
        <w:t xml:space="preserve"> (or l</w:t>
      </w:r>
      <w:r w:rsidRPr="00F145F0">
        <w:rPr>
          <w:rFonts w:ascii="Calibri" w:hAnsi="Calibri" w:cs="Calibri"/>
        </w:rPr>
        <w:t>ack thereof) tell you about the classifier?</w:t>
      </w:r>
    </w:p>
    <w:p w:rsidR="008F0EFB" w:rsidRDefault="008F0EFB" w:rsidP="008F0EFB">
      <w:pPr>
        <w:pStyle w:val="Default"/>
        <w:spacing w:after="200" w:line="276" w:lineRule="auto"/>
        <w:rPr>
          <w:rFonts w:ascii="Calibri" w:hAnsi="Calibri" w:cs="Calibri"/>
        </w:rPr>
      </w:pPr>
    </w:p>
    <w:p w:rsidR="008F0EFB" w:rsidRPr="00612F11" w:rsidRDefault="008F0EFB" w:rsidP="008F0EFB">
      <w:pPr>
        <w:pStyle w:val="Default"/>
        <w:spacing w:after="200" w:line="276" w:lineRule="auto"/>
        <w:rPr>
          <w:rFonts w:ascii="Calibri" w:hAnsi="Calibri" w:cs="Calibri"/>
        </w:rPr>
      </w:pPr>
    </w:p>
    <w:p w:rsidR="008F0EFB" w:rsidRPr="00F145F0" w:rsidRDefault="008F0EFB" w:rsidP="008F0EFB">
      <w:pPr>
        <w:pStyle w:val="Default"/>
        <w:numPr>
          <w:ilvl w:val="0"/>
          <w:numId w:val="16"/>
        </w:numPr>
        <w:spacing w:after="200" w:line="276" w:lineRule="auto"/>
        <w:rPr>
          <w:rFonts w:ascii="Calibri" w:hAnsi="Calibri" w:cs="Calibri"/>
        </w:rPr>
      </w:pPr>
      <w:r w:rsidRPr="00F145F0">
        <w:rPr>
          <w:rFonts w:ascii="Calibri" w:hAnsi="Calibri" w:cs="Calibri"/>
          <w:b/>
          <w:bCs/>
          <w:iCs/>
        </w:rPr>
        <w:t xml:space="preserve">Plotting the </w:t>
      </w:r>
      <w:r>
        <w:rPr>
          <w:rFonts w:ascii="Calibri" w:hAnsi="Calibri" w:cs="Calibri"/>
          <w:b/>
          <w:bCs/>
          <w:iCs/>
        </w:rPr>
        <w:t xml:space="preserve">scoring </w:t>
      </w:r>
      <w:r w:rsidRPr="00F145F0">
        <w:rPr>
          <w:rFonts w:ascii="Calibri" w:hAnsi="Calibri" w:cs="Calibri"/>
          <w:b/>
          <w:bCs/>
          <w:iCs/>
        </w:rPr>
        <w:t>results</w:t>
      </w:r>
      <w:r>
        <w:rPr>
          <w:rFonts w:ascii="Calibri" w:hAnsi="Calibri" w:cs="Calibri"/>
          <w:b/>
          <w:bCs/>
          <w:iCs/>
        </w:rPr>
        <w:t>,</w:t>
      </w:r>
      <w:r w:rsidRPr="00F145F0">
        <w:rPr>
          <w:rFonts w:ascii="Calibri" w:hAnsi="Calibri" w:cs="Calibri"/>
          <w:b/>
          <w:bCs/>
          <w:iCs/>
        </w:rPr>
        <w:t xml:space="preserve"> </w:t>
      </w:r>
      <w:r>
        <w:rPr>
          <w:rFonts w:ascii="Calibri" w:hAnsi="Calibri" w:cs="Calibri"/>
          <w:b/>
          <w:bCs/>
          <w:iCs/>
        </w:rPr>
        <w:t xml:space="preserve">to estimate the lowest dose necessary to induce FOX1O-GFP translocation </w:t>
      </w:r>
    </w:p>
    <w:p w:rsidR="008F0EFB" w:rsidRPr="00F145F0" w:rsidRDefault="008F0EFB" w:rsidP="008F0EFB">
      <w:pPr>
        <w:pStyle w:val="Default"/>
        <w:spacing w:after="200" w:line="276" w:lineRule="auto"/>
        <w:rPr>
          <w:rFonts w:ascii="Calibri" w:hAnsi="Calibri" w:cs="Calibri"/>
        </w:rPr>
      </w:pPr>
      <w:r w:rsidRPr="00F145F0">
        <w:rPr>
          <w:rFonts w:ascii="Calibri" w:hAnsi="Calibri" w:cs="Calibri"/>
        </w:rPr>
        <w:t>You can use additional data tools in CPA to visualize your data in other ways. In this case, we will use a scatter plot to plot a dose-response curve</w:t>
      </w:r>
      <w:r>
        <w:rPr>
          <w:rFonts w:ascii="Calibri" w:hAnsi="Calibri" w:cs="Calibri"/>
        </w:rPr>
        <w:t>.  This will allow us to</w:t>
      </w:r>
      <w:r w:rsidRPr="00F145F0">
        <w:rPr>
          <w:rFonts w:ascii="Calibri" w:hAnsi="Calibri" w:cs="Calibri"/>
        </w:rPr>
        <w:t xml:space="preserve"> </w:t>
      </w:r>
      <w:r>
        <w:rPr>
          <w:rFonts w:ascii="Calibri" w:hAnsi="Calibri" w:cs="Calibri"/>
        </w:rPr>
        <w:t>see</w:t>
      </w:r>
      <w:r w:rsidRPr="00F145F0">
        <w:rPr>
          <w:rFonts w:ascii="Calibri" w:hAnsi="Calibri" w:cs="Calibri"/>
        </w:rPr>
        <w:t xml:space="preserve"> how the ratio of positive cells</w:t>
      </w:r>
      <w:r>
        <w:rPr>
          <w:rFonts w:ascii="Calibri" w:hAnsi="Calibri" w:cs="Calibri"/>
        </w:rPr>
        <w:t xml:space="preserve"> (i.e. cells with GFP in the nucleus)</w:t>
      </w:r>
      <w:r w:rsidRPr="00F145F0">
        <w:rPr>
          <w:rFonts w:ascii="Calibri" w:hAnsi="Calibri" w:cs="Calibri"/>
        </w:rPr>
        <w:t xml:space="preserve"> increases with </w:t>
      </w:r>
      <w:proofErr w:type="spellStart"/>
      <w:r w:rsidRPr="00F145F0">
        <w:rPr>
          <w:rFonts w:ascii="Calibri" w:hAnsi="Calibri" w:cs="Calibri"/>
        </w:rPr>
        <w:t>Wortmannin</w:t>
      </w:r>
      <w:proofErr w:type="spellEnd"/>
      <w:r w:rsidRPr="00F145F0">
        <w:rPr>
          <w:rFonts w:ascii="Calibri" w:hAnsi="Calibri" w:cs="Calibri"/>
        </w:rPr>
        <w:t xml:space="preserve"> dose.</w:t>
      </w:r>
    </w:p>
    <w:p w:rsidR="008F0EFB" w:rsidRPr="00F145F0" w:rsidRDefault="008F0EFB" w:rsidP="008F0EFB">
      <w:pPr>
        <w:pStyle w:val="Default"/>
        <w:numPr>
          <w:ilvl w:val="0"/>
          <w:numId w:val="21"/>
        </w:numPr>
        <w:spacing w:after="200" w:line="276" w:lineRule="auto"/>
        <w:ind w:left="360"/>
        <w:rPr>
          <w:rFonts w:ascii="Calibri" w:hAnsi="Calibri" w:cs="Calibri"/>
        </w:rPr>
      </w:pPr>
      <w:r w:rsidRPr="00F145F0">
        <w:rPr>
          <w:rFonts w:ascii="Calibri" w:hAnsi="Calibri" w:cs="Calibri"/>
        </w:rPr>
        <w:t>Click the Scatter Plot icon in the CPA menu (</w:t>
      </w:r>
      <w:r w:rsidR="00CD1805">
        <w:rPr>
          <w:rFonts w:ascii="Calibri" w:hAnsi="Calibri" w:cs="Calibri"/>
          <w:noProof/>
        </w:rPr>
        <w:drawing>
          <wp:inline distT="0" distB="0" distL="0" distR="0">
            <wp:extent cx="259715" cy="259715"/>
            <wp:effectExtent l="0" t="0" r="6985" b="6985"/>
            <wp:docPr id="38" name="Picture 9" descr="scat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atte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9715" cy="259715"/>
                    </a:xfrm>
                    <a:prstGeom prst="rect">
                      <a:avLst/>
                    </a:prstGeom>
                    <a:noFill/>
                    <a:ln>
                      <a:noFill/>
                    </a:ln>
                  </pic:spPr>
                </pic:pic>
              </a:graphicData>
            </a:graphic>
          </wp:inline>
        </w:drawing>
      </w:r>
      <w:r w:rsidRPr="00F145F0">
        <w:rPr>
          <w:rFonts w:ascii="Calibri" w:hAnsi="Calibri" w:cs="Calibri"/>
        </w:rPr>
        <w:t>, 5</w:t>
      </w:r>
      <w:r w:rsidRPr="00F145F0">
        <w:rPr>
          <w:rFonts w:ascii="Calibri" w:hAnsi="Calibri" w:cs="Calibri"/>
          <w:vertAlign w:val="superscript"/>
        </w:rPr>
        <w:t>th</w:t>
      </w:r>
      <w:r w:rsidRPr="00F145F0">
        <w:rPr>
          <w:rFonts w:ascii="Calibri" w:hAnsi="Calibri" w:cs="Calibri"/>
        </w:rPr>
        <w:t xml:space="preserve"> from left).</w:t>
      </w:r>
    </w:p>
    <w:p w:rsidR="008F0EFB" w:rsidRPr="00F145F0" w:rsidRDefault="008F0EFB" w:rsidP="008F0EFB">
      <w:pPr>
        <w:pStyle w:val="Default"/>
        <w:numPr>
          <w:ilvl w:val="0"/>
          <w:numId w:val="21"/>
        </w:numPr>
        <w:spacing w:after="200" w:line="276" w:lineRule="auto"/>
        <w:ind w:left="360"/>
        <w:rPr>
          <w:rFonts w:ascii="Calibri" w:hAnsi="Calibri" w:cs="Calibri"/>
        </w:rPr>
      </w:pPr>
      <w:r w:rsidRPr="00F145F0">
        <w:rPr>
          <w:rFonts w:ascii="Calibri" w:hAnsi="Calibri" w:cs="Calibri"/>
        </w:rPr>
        <w:lastRenderedPageBreak/>
        <w:t>From the “x-axis” row, select “</w:t>
      </w:r>
      <w:proofErr w:type="spellStart"/>
      <w:r w:rsidRPr="00F145F0">
        <w:rPr>
          <w:rFonts w:ascii="Calibri" w:hAnsi="Calibri" w:cs="Calibri"/>
          <w:i/>
        </w:rPr>
        <w:t>Per_image</w:t>
      </w:r>
      <w:proofErr w:type="spellEnd"/>
      <w:r w:rsidRPr="00F145F0">
        <w:rPr>
          <w:rFonts w:ascii="Calibri" w:hAnsi="Calibri" w:cs="Calibri"/>
        </w:rPr>
        <w:t>” and “</w:t>
      </w:r>
      <w:proofErr w:type="spellStart"/>
      <w:r w:rsidRPr="00F145F0">
        <w:rPr>
          <w:rFonts w:ascii="Calibri" w:hAnsi="Calibri" w:cs="Calibri"/>
          <w:bCs/>
          <w:i/>
        </w:rPr>
        <w:t>Image_Metadata_Dose</w:t>
      </w:r>
      <w:proofErr w:type="spellEnd"/>
      <w:r w:rsidRPr="00F145F0">
        <w:rPr>
          <w:rFonts w:ascii="Calibri" w:hAnsi="Calibri" w:cs="Calibri"/>
          <w:bCs/>
        </w:rPr>
        <w:t>”</w:t>
      </w:r>
      <w:r w:rsidRPr="00F145F0">
        <w:rPr>
          <w:rFonts w:ascii="Calibri" w:hAnsi="Calibri" w:cs="Calibri"/>
          <w:b/>
          <w:bCs/>
        </w:rPr>
        <w:t xml:space="preserve"> </w:t>
      </w:r>
      <w:r w:rsidRPr="00F145F0">
        <w:rPr>
          <w:rFonts w:ascii="Calibri" w:hAnsi="Calibri" w:cs="Calibri"/>
        </w:rPr>
        <w:t>from the drop-down lists. Choose “</w:t>
      </w:r>
      <w:r w:rsidRPr="00F145F0">
        <w:rPr>
          <w:rFonts w:ascii="Calibri" w:hAnsi="Calibri" w:cs="Calibri"/>
          <w:i/>
        </w:rPr>
        <w:t>log</w:t>
      </w:r>
      <w:r w:rsidRPr="00F145F0">
        <w:rPr>
          <w:rFonts w:ascii="Calibri" w:hAnsi="Calibri" w:cs="Calibri"/>
        </w:rPr>
        <w:t>” from the “Scale” drop-down.</w:t>
      </w:r>
    </w:p>
    <w:p w:rsidR="008F0EFB" w:rsidRPr="00F145F0" w:rsidRDefault="008F0EFB" w:rsidP="008F0EFB">
      <w:pPr>
        <w:pStyle w:val="Default"/>
        <w:numPr>
          <w:ilvl w:val="0"/>
          <w:numId w:val="21"/>
        </w:numPr>
        <w:spacing w:after="200" w:line="276" w:lineRule="auto"/>
        <w:ind w:left="360"/>
        <w:rPr>
          <w:rFonts w:ascii="Calibri" w:hAnsi="Calibri" w:cs="Calibri"/>
        </w:rPr>
      </w:pPr>
      <w:r w:rsidRPr="00F145F0">
        <w:rPr>
          <w:rFonts w:ascii="Calibri" w:hAnsi="Calibri" w:cs="Calibri"/>
        </w:rPr>
        <w:t xml:space="preserve">From the “y-axis” row, select </w:t>
      </w:r>
      <w:r>
        <w:rPr>
          <w:rFonts w:ascii="Calibri" w:hAnsi="Calibri" w:cs="Calibri"/>
        </w:rPr>
        <w:t>“</w:t>
      </w:r>
      <w:proofErr w:type="spellStart"/>
      <w:r w:rsidRPr="00034887">
        <w:rPr>
          <w:rFonts w:ascii="Calibri" w:hAnsi="Calibri" w:cs="Calibri"/>
          <w:i/>
        </w:rPr>
        <w:t>HitTable</w:t>
      </w:r>
      <w:proofErr w:type="spellEnd"/>
      <w:r>
        <w:rPr>
          <w:rFonts w:ascii="Calibri" w:hAnsi="Calibri" w:cs="Calibri"/>
        </w:rPr>
        <w:t>”</w:t>
      </w:r>
      <w:r w:rsidRPr="00F145F0">
        <w:rPr>
          <w:rFonts w:ascii="Calibri" w:hAnsi="Calibri" w:cs="Calibri"/>
        </w:rPr>
        <w:t xml:space="preserve"> and “</w:t>
      </w:r>
      <w:proofErr w:type="spellStart"/>
      <w:r w:rsidRPr="00F145F0">
        <w:rPr>
          <w:rFonts w:ascii="Calibri" w:hAnsi="Calibri" w:cs="Calibri"/>
          <w:bCs/>
          <w:i/>
        </w:rPr>
        <w:t>pEnriched_positive</w:t>
      </w:r>
      <w:proofErr w:type="spellEnd"/>
      <w:r w:rsidRPr="00F145F0">
        <w:rPr>
          <w:rFonts w:ascii="Calibri" w:hAnsi="Calibri" w:cs="Calibri"/>
          <w:bCs/>
        </w:rPr>
        <w:t xml:space="preserve">” </w:t>
      </w:r>
      <w:r w:rsidRPr="00F145F0">
        <w:rPr>
          <w:rFonts w:ascii="Calibri" w:hAnsi="Calibri" w:cs="Calibri"/>
        </w:rPr>
        <w:t>from the drop-down-lists.</w:t>
      </w:r>
    </w:p>
    <w:p w:rsidR="008F0EFB" w:rsidRPr="00F145F0" w:rsidRDefault="00CD1805" w:rsidP="008F0EFB">
      <w:pPr>
        <w:pStyle w:val="Default"/>
        <w:numPr>
          <w:ilvl w:val="0"/>
          <w:numId w:val="21"/>
        </w:numPr>
        <w:spacing w:after="200" w:line="276" w:lineRule="auto"/>
        <w:ind w:left="360"/>
        <w:rPr>
          <w:rFonts w:ascii="Calibri" w:hAnsi="Calibri" w:cs="Calibri"/>
        </w:rPr>
      </w:pPr>
      <w:r>
        <w:rPr>
          <w:noProof/>
        </w:rPr>
        <mc:AlternateContent>
          <mc:Choice Requires="wps">
            <w:drawing>
              <wp:anchor distT="0" distB="0" distL="114300" distR="114300" simplePos="0" relativeHeight="251661312" behindDoc="1" locked="0" layoutInCell="1" allowOverlap="1">
                <wp:simplePos x="0" y="0"/>
                <wp:positionH relativeFrom="column">
                  <wp:posOffset>-52070</wp:posOffset>
                </wp:positionH>
                <wp:positionV relativeFrom="paragraph">
                  <wp:posOffset>260350</wp:posOffset>
                </wp:positionV>
                <wp:extent cx="7086600" cy="1802765"/>
                <wp:effectExtent l="0" t="0" r="19050" b="26035"/>
                <wp:wrapNone/>
                <wp:docPr id="39"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86600" cy="180276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C0C0C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9B147A5" id="Rectangle 11" o:spid="_x0000_s1026" style="position:absolute;margin-left:-4.1pt;margin-top:20.5pt;width:558pt;height:141.9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" filled="f" fillcolor="silver"/>
            </w:pict>
          </mc:Fallback>
        </mc:AlternateContent>
      </w:r>
      <w:r w:rsidR="008F0EFB" w:rsidRPr="00F145F0">
        <w:rPr>
          <w:rFonts w:ascii="Calibri" w:hAnsi="Calibri" w:cs="Calibri"/>
        </w:rPr>
        <w:t>Click the “Update chart” button to see the scatter plot.</w:t>
      </w:r>
    </w:p>
    <w:p w:rsidR="008F0EFB" w:rsidRPr="00F145F0" w:rsidRDefault="008F0EFB" w:rsidP="008F0EFB">
      <w:pPr>
        <w:pStyle w:val="Default"/>
        <w:numPr>
          <w:ilvl w:val="0"/>
          <w:numId w:val="21"/>
        </w:numPr>
        <w:spacing w:after="200" w:line="276" w:lineRule="auto"/>
        <w:ind w:left="360"/>
        <w:rPr>
          <w:rFonts w:ascii="Calibri" w:hAnsi="Calibri" w:cs="Calibri"/>
        </w:rPr>
      </w:pPr>
      <w:r>
        <w:rPr>
          <w:rFonts w:ascii="Calibri" w:hAnsi="Calibri" w:cs="Calibri"/>
        </w:rPr>
        <w:t xml:space="preserve">In the space below, record your questions to the following questions: (1) </w:t>
      </w:r>
      <w:proofErr w:type="gramStart"/>
      <w:r>
        <w:rPr>
          <w:rFonts w:ascii="Calibri" w:hAnsi="Calibri" w:cs="Calibri"/>
        </w:rPr>
        <w:t>What</w:t>
      </w:r>
      <w:proofErr w:type="gramEnd"/>
      <w:r>
        <w:rPr>
          <w:rFonts w:ascii="Calibri" w:hAnsi="Calibri" w:cs="Calibri"/>
        </w:rPr>
        <w:t xml:space="preserve"> is the enrichment score </w:t>
      </w:r>
      <w:r w:rsidRPr="00F145F0">
        <w:rPr>
          <w:rFonts w:ascii="Calibri" w:hAnsi="Calibri" w:cs="Calibri"/>
        </w:rPr>
        <w:t>(</w:t>
      </w:r>
      <w:proofErr w:type="spellStart"/>
      <w:r w:rsidRPr="00F145F0">
        <w:rPr>
          <w:rFonts w:ascii="Calibri" w:hAnsi="Calibri" w:cs="Calibri"/>
          <w:i/>
        </w:rPr>
        <w:t>pEnriched_positive</w:t>
      </w:r>
      <w:proofErr w:type="spellEnd"/>
      <w:r w:rsidRPr="00F145F0">
        <w:rPr>
          <w:rFonts w:ascii="Calibri" w:hAnsi="Calibri" w:cs="Calibri"/>
        </w:rPr>
        <w:t xml:space="preserve">) </w:t>
      </w:r>
      <w:r>
        <w:rPr>
          <w:rFonts w:ascii="Calibri" w:hAnsi="Calibri" w:cs="Calibri"/>
        </w:rPr>
        <w:t>that corresponds to the highest dos</w:t>
      </w:r>
      <w:r w:rsidRPr="00F145F0">
        <w:rPr>
          <w:rFonts w:ascii="Calibri" w:hAnsi="Calibri" w:cs="Calibri"/>
        </w:rPr>
        <w:t>e (</w:t>
      </w:r>
      <w:proofErr w:type="spellStart"/>
      <w:r w:rsidRPr="00F145F0">
        <w:rPr>
          <w:rFonts w:ascii="Calibri" w:hAnsi="Calibri" w:cs="Calibri"/>
          <w:i/>
        </w:rPr>
        <w:t>Image_Metadata_Dose</w:t>
      </w:r>
      <w:proofErr w:type="spellEnd"/>
      <w:r>
        <w:rPr>
          <w:rFonts w:ascii="Calibri" w:hAnsi="Calibri" w:cs="Calibri"/>
        </w:rPr>
        <w:t>) in the experiment? (There are several points corresponding to the highest dose, so estimate the average enrichment score) (2) What is the lowest dose</w:t>
      </w:r>
      <w:r w:rsidRPr="00F145F0">
        <w:rPr>
          <w:rFonts w:ascii="Calibri" w:hAnsi="Calibri" w:cs="Calibri"/>
        </w:rPr>
        <w:t xml:space="preserve"> </w:t>
      </w:r>
      <w:r>
        <w:rPr>
          <w:rFonts w:ascii="Calibri" w:hAnsi="Calibri" w:cs="Calibri"/>
        </w:rPr>
        <w:t>that produces an enrichment score similar to that of the</w:t>
      </w:r>
      <w:r w:rsidRPr="00F145F0">
        <w:rPr>
          <w:rFonts w:ascii="Calibri" w:hAnsi="Calibri" w:cs="Calibri"/>
        </w:rPr>
        <w:t xml:space="preserve"> maximum dose</w:t>
      </w:r>
      <w:r>
        <w:rPr>
          <w:rFonts w:ascii="Calibri" w:hAnsi="Calibri" w:cs="Calibri"/>
        </w:rPr>
        <w:t>?</w:t>
      </w:r>
    </w:p>
    <w:p w:rsidR="008F0EFB" w:rsidRPr="00922C02" w:rsidRDefault="008F0EFB" w:rsidP="008F0EFB">
      <w:pPr>
        <w:pStyle w:val="Default"/>
        <w:spacing w:after="200" w:line="276" w:lineRule="auto"/>
        <w:rPr>
          <w:rFonts w:ascii="Calibri" w:hAnsi="Calibri" w:cs="Calibri"/>
          <w:bCs/>
          <w:iCs/>
        </w:rPr>
      </w:pPr>
    </w:p>
    <w:p w:rsidR="008F0EFB" w:rsidRPr="00922C02" w:rsidRDefault="008F0EFB" w:rsidP="008F0EFB">
      <w:pPr>
        <w:pStyle w:val="Default"/>
        <w:spacing w:after="200" w:line="276" w:lineRule="auto"/>
        <w:rPr>
          <w:rFonts w:ascii="Calibri" w:hAnsi="Calibri" w:cs="Calibri"/>
          <w:bCs/>
          <w:iCs/>
        </w:rPr>
      </w:pPr>
    </w:p>
    <w:p w:rsidR="007F6532" w:rsidRPr="00F145F0" w:rsidRDefault="00861CE8" w:rsidP="008F0EFB">
      <w:pPr>
        <w:rPr>
          <w:rFonts w:cs="Calibri"/>
        </w:rPr>
      </w:pPr>
      <w:r>
        <w:br w:type="page"/>
      </w:r>
      <w:r w:rsidR="007F6532" w:rsidRPr="00F145F0">
        <w:rPr>
          <w:rFonts w:cs="Calibri"/>
          <w:b/>
          <w:bCs/>
          <w:i/>
          <w:iCs/>
        </w:rPr>
        <w:lastRenderedPageBreak/>
        <w:t xml:space="preserve">To learn more about </w:t>
      </w:r>
      <w:proofErr w:type="spellStart"/>
      <w:r w:rsidR="007F6532" w:rsidRPr="00F145F0">
        <w:rPr>
          <w:rFonts w:cs="Calibri"/>
          <w:b/>
          <w:bCs/>
          <w:i/>
          <w:iCs/>
        </w:rPr>
        <w:t>CellProfiler</w:t>
      </w:r>
      <w:proofErr w:type="spellEnd"/>
      <w:r w:rsidR="007F6532" w:rsidRPr="00F145F0">
        <w:rPr>
          <w:rFonts w:cs="Calibri"/>
          <w:b/>
          <w:bCs/>
          <w:i/>
          <w:iCs/>
        </w:rPr>
        <w:t>, please see our website:</w:t>
      </w:r>
    </w:p>
    <w:p w:rsidR="00FC75A4" w:rsidRPr="00F145F0" w:rsidRDefault="00FC75A4" w:rsidP="00FC75A4">
      <w:pPr>
        <w:pStyle w:val="Default"/>
        <w:numPr>
          <w:ilvl w:val="0"/>
          <w:numId w:val="1"/>
        </w:numPr>
        <w:spacing w:after="200" w:line="276" w:lineRule="auto"/>
        <w:ind w:left="360"/>
        <w:rPr>
          <w:rFonts w:ascii="Calibri" w:hAnsi="Calibri" w:cs="Calibri"/>
        </w:rPr>
      </w:pPr>
      <w:r w:rsidRPr="00F145F0">
        <w:rPr>
          <w:rFonts w:ascii="Calibri" w:hAnsi="Calibri" w:cs="Calibri"/>
        </w:rPr>
        <w:t xml:space="preserve">Download both </w:t>
      </w:r>
      <w:proofErr w:type="spellStart"/>
      <w:r w:rsidRPr="00F145F0">
        <w:rPr>
          <w:rFonts w:ascii="Calibri" w:hAnsi="Calibri" w:cs="Calibri"/>
        </w:rPr>
        <w:t>CellProfiler</w:t>
      </w:r>
      <w:proofErr w:type="spellEnd"/>
      <w:r w:rsidRPr="00F145F0">
        <w:rPr>
          <w:rFonts w:ascii="Calibri" w:hAnsi="Calibri" w:cs="Calibri"/>
        </w:rPr>
        <w:t xml:space="preserve"> and </w:t>
      </w:r>
      <w:proofErr w:type="spellStart"/>
      <w:r w:rsidRPr="00F145F0">
        <w:rPr>
          <w:rFonts w:ascii="Calibri" w:hAnsi="Calibri" w:cs="Calibri"/>
        </w:rPr>
        <w:t>CellProfiler</w:t>
      </w:r>
      <w:proofErr w:type="spellEnd"/>
      <w:r w:rsidRPr="00F145F0">
        <w:rPr>
          <w:rFonts w:ascii="Calibri" w:hAnsi="Calibri" w:cs="Calibri"/>
        </w:rPr>
        <w:t xml:space="preserve"> Analyst from the “Download” links on </w:t>
      </w:r>
      <w:hyperlink r:id="rId32" w:history="1">
        <w:r w:rsidRPr="00F145F0">
          <w:rPr>
            <w:rStyle w:val="Hyperlink"/>
            <w:rFonts w:ascii="Calibri" w:hAnsi="Calibri" w:cs="Calibri"/>
          </w:rPr>
          <w:t>www.cellprofiler.org</w:t>
        </w:r>
      </w:hyperlink>
      <w:r w:rsidRPr="00F145F0">
        <w:rPr>
          <w:rFonts w:ascii="Calibri" w:hAnsi="Calibri" w:cs="Calibri"/>
        </w:rPr>
        <w:t>, and install according to the instruction</w:t>
      </w:r>
      <w:r>
        <w:rPr>
          <w:rFonts w:ascii="Calibri" w:hAnsi="Calibri" w:cs="Calibri"/>
        </w:rPr>
        <w:t xml:space="preserve">s from the download page. </w:t>
      </w:r>
      <w:r w:rsidRPr="00F145F0">
        <w:rPr>
          <w:rFonts w:ascii="Calibri" w:hAnsi="Calibri" w:cs="Calibri"/>
        </w:rPr>
        <w:t>This webpage a</w:t>
      </w:r>
      <w:r>
        <w:rPr>
          <w:rFonts w:ascii="Calibri" w:hAnsi="Calibri" w:cs="Calibri"/>
        </w:rPr>
        <w:t>lso provides tutorials, example pipelines</w:t>
      </w:r>
      <w:r w:rsidRPr="00F145F0">
        <w:rPr>
          <w:rFonts w:ascii="Calibri" w:hAnsi="Calibri" w:cs="Calibri"/>
        </w:rPr>
        <w:t xml:space="preserve"> and </w:t>
      </w:r>
      <w:r>
        <w:rPr>
          <w:rFonts w:ascii="Calibri" w:hAnsi="Calibri" w:cs="Calibri"/>
        </w:rPr>
        <w:t xml:space="preserve">a </w:t>
      </w:r>
      <w:r w:rsidRPr="00F145F0">
        <w:rPr>
          <w:rFonts w:ascii="Calibri" w:hAnsi="Calibri" w:cs="Calibri"/>
        </w:rPr>
        <w:t>forum where you can find answers quest</w:t>
      </w:r>
      <w:r>
        <w:rPr>
          <w:rFonts w:ascii="Calibri" w:hAnsi="Calibri" w:cs="Calibri"/>
        </w:rPr>
        <w:t>ions you may have and get help.</w:t>
      </w:r>
    </w:p>
    <w:p w:rsidR="00FC75A4" w:rsidRPr="0032686D" w:rsidRDefault="00FC75A4" w:rsidP="00FC75A4">
      <w:pPr>
        <w:pStyle w:val="Default"/>
        <w:numPr>
          <w:ilvl w:val="0"/>
          <w:numId w:val="1"/>
        </w:numPr>
        <w:spacing w:after="200" w:line="276" w:lineRule="auto"/>
        <w:ind w:left="360"/>
        <w:rPr>
          <w:rFonts w:ascii="Calibri" w:hAnsi="Calibri" w:cs="Calibri"/>
        </w:rPr>
      </w:pPr>
      <w:r w:rsidRPr="00F145F0">
        <w:rPr>
          <w:rFonts w:ascii="Calibri" w:hAnsi="Calibri" w:cs="Calibri"/>
        </w:rPr>
        <w:t xml:space="preserve">Download sample images and the text file of experimental parameters </w:t>
      </w:r>
      <w:r>
        <w:rPr>
          <w:rFonts w:ascii="Calibri" w:hAnsi="Calibri" w:cs="Calibri"/>
        </w:rPr>
        <w:t xml:space="preserve">used in this exercise </w:t>
      </w:r>
      <w:r w:rsidRPr="00F145F0">
        <w:rPr>
          <w:rFonts w:ascii="Calibri" w:hAnsi="Calibri" w:cs="Calibri"/>
        </w:rPr>
        <w:t xml:space="preserve">from </w:t>
      </w:r>
      <w:hyperlink r:id="rId33" w:history="1">
        <w:r w:rsidRPr="004D458C">
          <w:rPr>
            <w:rStyle w:val="Hyperlink"/>
            <w:rFonts w:ascii="Calibri" w:hAnsi="Calibri" w:cs="Calibri"/>
          </w:rPr>
          <w:t>http://cellprofiler.org/linked_files/TranslocationActivity/TranslocationData.zip</w:t>
        </w:r>
      </w:hyperlink>
      <w:r w:rsidRPr="00F145F0">
        <w:rPr>
          <w:rFonts w:ascii="Calibri" w:hAnsi="Calibri" w:cs="Calibri"/>
        </w:rPr>
        <w:t xml:space="preserve">. (The images were kindly provided through the Broad </w:t>
      </w:r>
      <w:proofErr w:type="spellStart"/>
      <w:r w:rsidRPr="00F145F0">
        <w:rPr>
          <w:rFonts w:ascii="Calibri" w:hAnsi="Calibri" w:cs="Calibri"/>
        </w:rPr>
        <w:t>Bioimage</w:t>
      </w:r>
      <w:proofErr w:type="spellEnd"/>
      <w:r w:rsidRPr="00F145F0">
        <w:rPr>
          <w:rFonts w:ascii="Calibri" w:hAnsi="Calibri" w:cs="Calibri"/>
        </w:rPr>
        <w:t xml:space="preserve"> Benchmark Collection </w:t>
      </w:r>
      <w:r w:rsidRPr="002C10A8">
        <w:rPr>
          <w:rFonts w:ascii="Calibri" w:hAnsi="Calibri" w:cs="Calibri"/>
        </w:rPr>
        <w:t xml:space="preserve">at </w:t>
      </w:r>
      <w:hyperlink r:id="rId34" w:history="1">
        <w:r w:rsidRPr="002C10A8">
          <w:rPr>
            <w:rStyle w:val="Hyperlink"/>
            <w:rFonts w:ascii="Calibri" w:hAnsi="Calibri" w:cs="Calibri"/>
          </w:rPr>
          <w:t>http://www.broadinstitute.org/bbbc/BBBC013/</w:t>
        </w:r>
      </w:hyperlink>
      <w:r w:rsidRPr="00F145F0">
        <w:rPr>
          <w:rFonts w:ascii="Calibri" w:hAnsi="Calibri" w:cs="Calibri"/>
        </w:rPr>
        <w:t>)</w:t>
      </w:r>
    </w:p>
    <w:p w:rsidR="00FC75A4" w:rsidRPr="00F145F0" w:rsidRDefault="00FC75A4" w:rsidP="007F6532">
      <w:pPr>
        <w:rPr>
          <w:rFonts w:cs="Calibri"/>
          <w:sz w:val="24"/>
          <w:szCs w:val="24"/>
        </w:rPr>
      </w:pPr>
    </w:p>
    <w:sectPr w:rsidR="00FC75A4" w:rsidRPr="00F145F0" w:rsidSect="00354387">
      <w:footerReference w:type="default" r:id="rId35"/>
      <w:pgSz w:w="12240" w:h="15840"/>
      <w:pgMar w:top="720" w:right="720" w:bottom="720" w:left="720" w:header="360" w:footer="36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2407E" w:rsidRDefault="00C2407E" w:rsidP="00354387">
      <w:pPr>
        <w:spacing w:after="0" w:line="240" w:lineRule="auto"/>
      </w:pPr>
      <w:r>
        <w:separator/>
      </w:r>
    </w:p>
  </w:endnote>
  <w:endnote w:type="continuationSeparator" w:id="0">
    <w:p w:rsidR="00C2407E" w:rsidRDefault="00C2407E" w:rsidP="003543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C4FF5" w:rsidRDefault="002C4FF5">
    <w:pPr>
      <w:pStyle w:val="Footer"/>
      <w:jc w:val="center"/>
    </w:pPr>
    <w:r>
      <w:fldChar w:fldCharType="begin"/>
    </w:r>
    <w:r>
      <w:instrText xml:space="preserve"> PAGE   \* MERGEFORMAT </w:instrText>
    </w:r>
    <w:r>
      <w:fldChar w:fldCharType="separate"/>
    </w:r>
    <w:r w:rsidR="00933B40">
      <w:rPr>
        <w:noProof/>
      </w:rPr>
      <w:t>23</w:t>
    </w:r>
    <w:r>
      <w:rPr>
        <w:noProof/>
      </w:rPr>
      <w:fldChar w:fldCharType="end"/>
    </w:r>
  </w:p>
  <w:p w:rsidR="002C4FF5" w:rsidRDefault="002C4FF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2407E" w:rsidRDefault="00C2407E" w:rsidP="00354387">
      <w:pPr>
        <w:spacing w:after="0" w:line="240" w:lineRule="auto"/>
      </w:pPr>
      <w:r>
        <w:separator/>
      </w:r>
    </w:p>
  </w:footnote>
  <w:footnote w:type="continuationSeparator" w:id="0">
    <w:p w:rsidR="00C2407E" w:rsidRDefault="00C2407E" w:rsidP="0035438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6A5E79"/>
    <w:multiLevelType w:val="hybridMultilevel"/>
    <w:tmpl w:val="8822EE9A"/>
    <w:lvl w:ilvl="0" w:tplc="04090011">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A742DE"/>
    <w:multiLevelType w:val="hybridMultilevel"/>
    <w:tmpl w:val="F9143218"/>
    <w:lvl w:ilvl="0" w:tplc="601A4926">
      <w:start w:val="1"/>
      <w:numFmt w:val="upperLetter"/>
      <w:lvlText w:val="2%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E75C4D"/>
    <w:multiLevelType w:val="hybridMultilevel"/>
    <w:tmpl w:val="65C491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alibri"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alibri"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C27395"/>
    <w:multiLevelType w:val="hybridMultilevel"/>
    <w:tmpl w:val="E5A458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alibri"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alibri"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9DB0D6D"/>
    <w:multiLevelType w:val="hybridMultilevel"/>
    <w:tmpl w:val="5E8EE4CA"/>
    <w:lvl w:ilvl="0" w:tplc="4A48FA9E">
      <w:start w:val="1"/>
      <w:numFmt w:val="upperLetter"/>
      <w:lvlText w:val="1%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B6C3F1E"/>
    <w:multiLevelType w:val="hybridMultilevel"/>
    <w:tmpl w:val="25F0D6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alibri"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alibri"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C0F27EF"/>
    <w:multiLevelType w:val="hybridMultilevel"/>
    <w:tmpl w:val="5810B012"/>
    <w:lvl w:ilvl="0" w:tplc="4856854E">
      <w:start w:val="1"/>
      <w:numFmt w:val="upperLetter"/>
      <w:lvlText w:val="1%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60F4859"/>
    <w:multiLevelType w:val="hybridMultilevel"/>
    <w:tmpl w:val="88F828C4"/>
    <w:lvl w:ilvl="0" w:tplc="04090003">
      <w:start w:val="1"/>
      <w:numFmt w:val="bullet"/>
      <w:lvlText w:val="o"/>
      <w:lvlJc w:val="left"/>
      <w:pPr>
        <w:ind w:left="720" w:hanging="360"/>
      </w:pPr>
      <w:rPr>
        <w:rFonts w:ascii="Courier New" w:hAnsi="Courier New" w:cs="Calibri" w:hint="default"/>
      </w:rPr>
    </w:lvl>
    <w:lvl w:ilvl="1" w:tplc="04090003">
      <w:start w:val="1"/>
      <w:numFmt w:val="bullet"/>
      <w:lvlText w:val="o"/>
      <w:lvlJc w:val="left"/>
      <w:pPr>
        <w:ind w:left="1440" w:hanging="360"/>
      </w:pPr>
      <w:rPr>
        <w:rFonts w:ascii="Courier New" w:hAnsi="Courier New"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alibri"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alibri"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C0B54A9"/>
    <w:multiLevelType w:val="hybridMultilevel"/>
    <w:tmpl w:val="501C99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alibri"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alibri"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4F31054"/>
    <w:multiLevelType w:val="hybridMultilevel"/>
    <w:tmpl w:val="FA0427C4"/>
    <w:lvl w:ilvl="0" w:tplc="04090011">
      <w:start w:val="1"/>
      <w:numFmt w:val="decimal"/>
      <w:lvlText w:val="%1)"/>
      <w:lvlJc w:val="left"/>
      <w:pPr>
        <w:ind w:left="36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5F70BFC"/>
    <w:multiLevelType w:val="hybridMultilevel"/>
    <w:tmpl w:val="F008EA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alibri"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alibri"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7796706"/>
    <w:multiLevelType w:val="hybridMultilevel"/>
    <w:tmpl w:val="3AD698C2"/>
    <w:lvl w:ilvl="0" w:tplc="4856854E">
      <w:start w:val="1"/>
      <w:numFmt w:val="upperLetter"/>
      <w:lvlText w:val="1%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A021DA5"/>
    <w:multiLevelType w:val="hybridMultilevel"/>
    <w:tmpl w:val="E0465C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alibri"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alibri"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BDF09A4"/>
    <w:multiLevelType w:val="hybridMultilevel"/>
    <w:tmpl w:val="2CAA02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alibri"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alibri"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C7B018C"/>
    <w:multiLevelType w:val="hybridMultilevel"/>
    <w:tmpl w:val="EFA080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alibri"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alibri"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5AC2602"/>
    <w:multiLevelType w:val="hybridMultilevel"/>
    <w:tmpl w:val="8D9078FA"/>
    <w:lvl w:ilvl="0" w:tplc="4A48FA9E">
      <w:start w:val="1"/>
      <w:numFmt w:val="upperLetter"/>
      <w:lvlText w:val="1%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57812DE3"/>
    <w:multiLevelType w:val="hybridMultilevel"/>
    <w:tmpl w:val="32705C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alibri"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alibri"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A5F358F"/>
    <w:multiLevelType w:val="hybridMultilevel"/>
    <w:tmpl w:val="3A16A9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alibri"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alibri"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14A1017"/>
    <w:multiLevelType w:val="hybridMultilevel"/>
    <w:tmpl w:val="1AEAE3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alibri"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alibri"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2691FF1"/>
    <w:multiLevelType w:val="hybridMultilevel"/>
    <w:tmpl w:val="576AED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alibri"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alibri"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8FD02FE"/>
    <w:multiLevelType w:val="hybridMultilevel"/>
    <w:tmpl w:val="EF2603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alibri"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alibri"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99B1C30"/>
    <w:multiLevelType w:val="hybridMultilevel"/>
    <w:tmpl w:val="3B9C44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alibri"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alibri"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99E1031"/>
    <w:multiLevelType w:val="hybridMultilevel"/>
    <w:tmpl w:val="9EEA23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alibri"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alibri"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B6679BD"/>
    <w:multiLevelType w:val="hybridMultilevel"/>
    <w:tmpl w:val="1256DBE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alibri"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alibri"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alibri"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6C886F41"/>
    <w:multiLevelType w:val="hybridMultilevel"/>
    <w:tmpl w:val="B44A1B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alibri"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alibri"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D337C9A"/>
    <w:multiLevelType w:val="hybridMultilevel"/>
    <w:tmpl w:val="C92C15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alibri"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alibri"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4B93669"/>
    <w:multiLevelType w:val="hybridMultilevel"/>
    <w:tmpl w:val="40BE3A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alibri"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alibri"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76122C9"/>
    <w:multiLevelType w:val="hybridMultilevel"/>
    <w:tmpl w:val="53B0D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alibri"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alibri"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7F00A92"/>
    <w:multiLevelType w:val="hybridMultilevel"/>
    <w:tmpl w:val="EB804120"/>
    <w:lvl w:ilvl="0" w:tplc="601A4926">
      <w:start w:val="1"/>
      <w:numFmt w:val="upperLetter"/>
      <w:lvlText w:val="2%1."/>
      <w:lvlJc w:val="left"/>
      <w:pPr>
        <w:ind w:left="36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
  </w:num>
  <w:num w:numId="2">
    <w:abstractNumId w:val="13"/>
  </w:num>
  <w:num w:numId="3">
    <w:abstractNumId w:val="24"/>
  </w:num>
  <w:num w:numId="4">
    <w:abstractNumId w:val="12"/>
  </w:num>
  <w:num w:numId="5">
    <w:abstractNumId w:val="5"/>
  </w:num>
  <w:num w:numId="6">
    <w:abstractNumId w:val="19"/>
  </w:num>
  <w:num w:numId="7">
    <w:abstractNumId w:val="7"/>
  </w:num>
  <w:num w:numId="8">
    <w:abstractNumId w:val="3"/>
  </w:num>
  <w:num w:numId="9">
    <w:abstractNumId w:val="2"/>
  </w:num>
  <w:num w:numId="10">
    <w:abstractNumId w:val="26"/>
  </w:num>
  <w:num w:numId="11">
    <w:abstractNumId w:val="18"/>
  </w:num>
  <w:num w:numId="12">
    <w:abstractNumId w:val="25"/>
  </w:num>
  <w:num w:numId="13">
    <w:abstractNumId w:val="20"/>
  </w:num>
  <w:num w:numId="14">
    <w:abstractNumId w:val="27"/>
  </w:num>
  <w:num w:numId="15">
    <w:abstractNumId w:val="28"/>
  </w:num>
  <w:num w:numId="16">
    <w:abstractNumId w:val="9"/>
  </w:num>
  <w:num w:numId="17">
    <w:abstractNumId w:val="23"/>
  </w:num>
  <w:num w:numId="18">
    <w:abstractNumId w:val="10"/>
  </w:num>
  <w:num w:numId="19">
    <w:abstractNumId w:val="21"/>
  </w:num>
  <w:num w:numId="20">
    <w:abstractNumId w:val="8"/>
  </w:num>
  <w:num w:numId="21">
    <w:abstractNumId w:val="14"/>
  </w:num>
  <w:num w:numId="22">
    <w:abstractNumId w:val="22"/>
  </w:num>
  <w:num w:numId="23">
    <w:abstractNumId w:val="17"/>
  </w:num>
  <w:num w:numId="24">
    <w:abstractNumId w:val="0"/>
  </w:num>
  <w:num w:numId="25">
    <w:abstractNumId w:val="15"/>
  </w:num>
  <w:num w:numId="26">
    <w:abstractNumId w:val="4"/>
  </w:num>
  <w:num w:numId="27">
    <w:abstractNumId w:val="11"/>
  </w:num>
  <w:num w:numId="28">
    <w:abstractNumId w:val="1"/>
  </w:num>
  <w:num w:numId="2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2"/>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1947"/>
    <w:rsid w:val="000309EF"/>
    <w:rsid w:val="00034887"/>
    <w:rsid w:val="000A7FB0"/>
    <w:rsid w:val="000E0815"/>
    <w:rsid w:val="000E4A50"/>
    <w:rsid w:val="001110F4"/>
    <w:rsid w:val="001136DE"/>
    <w:rsid w:val="00140D78"/>
    <w:rsid w:val="00165A7A"/>
    <w:rsid w:val="00167DAF"/>
    <w:rsid w:val="00186ADC"/>
    <w:rsid w:val="00201947"/>
    <w:rsid w:val="002041B6"/>
    <w:rsid w:val="002835FF"/>
    <w:rsid w:val="002C10A8"/>
    <w:rsid w:val="002C1508"/>
    <w:rsid w:val="002C4FF5"/>
    <w:rsid w:val="003034E6"/>
    <w:rsid w:val="00315883"/>
    <w:rsid w:val="00340E47"/>
    <w:rsid w:val="00354387"/>
    <w:rsid w:val="003A1C2B"/>
    <w:rsid w:val="003A5361"/>
    <w:rsid w:val="003F4D15"/>
    <w:rsid w:val="00406C6B"/>
    <w:rsid w:val="004175B8"/>
    <w:rsid w:val="0042663C"/>
    <w:rsid w:val="00450958"/>
    <w:rsid w:val="004509BF"/>
    <w:rsid w:val="00490642"/>
    <w:rsid w:val="004C6691"/>
    <w:rsid w:val="004C7435"/>
    <w:rsid w:val="005076F3"/>
    <w:rsid w:val="00521F27"/>
    <w:rsid w:val="005369A5"/>
    <w:rsid w:val="00543ECF"/>
    <w:rsid w:val="00581EBE"/>
    <w:rsid w:val="00594379"/>
    <w:rsid w:val="005B7C6A"/>
    <w:rsid w:val="005C27ED"/>
    <w:rsid w:val="00611A51"/>
    <w:rsid w:val="00612F11"/>
    <w:rsid w:val="00615BAF"/>
    <w:rsid w:val="00630247"/>
    <w:rsid w:val="006531E5"/>
    <w:rsid w:val="006548E6"/>
    <w:rsid w:val="00656D8C"/>
    <w:rsid w:val="00677E7F"/>
    <w:rsid w:val="006A1927"/>
    <w:rsid w:val="006E4B7D"/>
    <w:rsid w:val="0076022E"/>
    <w:rsid w:val="0077043F"/>
    <w:rsid w:val="007817F6"/>
    <w:rsid w:val="007A7B65"/>
    <w:rsid w:val="007F3DAF"/>
    <w:rsid w:val="007F6532"/>
    <w:rsid w:val="0082563E"/>
    <w:rsid w:val="00861CE8"/>
    <w:rsid w:val="008B2DAE"/>
    <w:rsid w:val="008B2E3B"/>
    <w:rsid w:val="008C7F6D"/>
    <w:rsid w:val="008F0EFB"/>
    <w:rsid w:val="0090302C"/>
    <w:rsid w:val="0092180D"/>
    <w:rsid w:val="00933B40"/>
    <w:rsid w:val="009B0F67"/>
    <w:rsid w:val="009B6454"/>
    <w:rsid w:val="009F7D2D"/>
    <w:rsid w:val="00A13F6A"/>
    <w:rsid w:val="00A46D5E"/>
    <w:rsid w:val="00A520AC"/>
    <w:rsid w:val="00A53CE5"/>
    <w:rsid w:val="00A6482A"/>
    <w:rsid w:val="00A92AA7"/>
    <w:rsid w:val="00B21794"/>
    <w:rsid w:val="00BD3B60"/>
    <w:rsid w:val="00C2407E"/>
    <w:rsid w:val="00C37C3F"/>
    <w:rsid w:val="00CA25B4"/>
    <w:rsid w:val="00CD1805"/>
    <w:rsid w:val="00CE6926"/>
    <w:rsid w:val="00D77327"/>
    <w:rsid w:val="00D85B06"/>
    <w:rsid w:val="00D96835"/>
    <w:rsid w:val="00DF0244"/>
    <w:rsid w:val="00DF09BF"/>
    <w:rsid w:val="00DF28A5"/>
    <w:rsid w:val="00E126B0"/>
    <w:rsid w:val="00E32604"/>
    <w:rsid w:val="00EA7EC4"/>
    <w:rsid w:val="00EC7312"/>
    <w:rsid w:val="00ED16C3"/>
    <w:rsid w:val="00ED4CCD"/>
    <w:rsid w:val="00EF04CB"/>
    <w:rsid w:val="00F002A2"/>
    <w:rsid w:val="00F06979"/>
    <w:rsid w:val="00F30078"/>
    <w:rsid w:val="00F31AF4"/>
    <w:rsid w:val="00F332B3"/>
    <w:rsid w:val="00F3631C"/>
    <w:rsid w:val="00F63FB7"/>
    <w:rsid w:val="00F71849"/>
    <w:rsid w:val="00F829B6"/>
    <w:rsid w:val="00FA4B5A"/>
    <w:rsid w:val="00FC75A4"/>
    <w:rsid w:val="00FD5AE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5:docId w15:val="{A94E6DB0-9519-4B18-B7F4-DFA8DE2A7E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9493E"/>
    <w:pPr>
      <w:spacing w:after="200" w:line="276" w:lineRule="auto"/>
    </w:pPr>
    <w:rPr>
      <w:sz w:val="22"/>
      <w:szCs w:val="22"/>
    </w:rPr>
  </w:style>
  <w:style w:type="paragraph" w:styleId="Heading1">
    <w:name w:val="heading 1"/>
    <w:basedOn w:val="Normal"/>
    <w:next w:val="Normal"/>
    <w:link w:val="Heading1Char"/>
    <w:uiPriority w:val="9"/>
    <w:qFormat/>
    <w:rsid w:val="001B321E"/>
    <w:pPr>
      <w:keepNext/>
      <w:keepLines/>
      <w:spacing w:before="480" w:after="0"/>
      <w:outlineLvl w:val="0"/>
    </w:pPr>
    <w:rPr>
      <w:rFonts w:ascii="Cambria" w:eastAsia="Times New Roman" w:hAnsi="Cambria"/>
      <w:b/>
      <w:bCs/>
      <w:color w:val="365F91"/>
      <w:sz w:val="28"/>
      <w:szCs w:val="28"/>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201947"/>
    <w:pPr>
      <w:autoSpaceDE w:val="0"/>
      <w:autoSpaceDN w:val="0"/>
      <w:adjustRightInd w:val="0"/>
    </w:pPr>
    <w:rPr>
      <w:rFonts w:ascii="Arial" w:hAnsi="Arial" w:cs="Arial"/>
      <w:color w:val="000000"/>
      <w:sz w:val="24"/>
      <w:szCs w:val="24"/>
    </w:rPr>
  </w:style>
  <w:style w:type="character" w:customStyle="1" w:styleId="Heading1Char">
    <w:name w:val="Heading 1 Char"/>
    <w:link w:val="Heading1"/>
    <w:uiPriority w:val="9"/>
    <w:rsid w:val="001B321E"/>
    <w:rPr>
      <w:rFonts w:ascii="Cambria" w:eastAsia="Times New Roman" w:hAnsi="Cambria" w:cs="Times New Roman"/>
      <w:b/>
      <w:bCs/>
      <w:color w:val="365F91"/>
      <w:sz w:val="28"/>
      <w:szCs w:val="28"/>
    </w:rPr>
  </w:style>
  <w:style w:type="paragraph" w:customStyle="1" w:styleId="MediumGrid1-Accent21">
    <w:name w:val="Medium Grid 1 - Accent 21"/>
    <w:basedOn w:val="Normal"/>
    <w:uiPriority w:val="34"/>
    <w:qFormat/>
    <w:rsid w:val="001B321E"/>
    <w:pPr>
      <w:ind w:left="720"/>
      <w:contextualSpacing/>
    </w:pPr>
  </w:style>
  <w:style w:type="paragraph" w:styleId="BalloonText">
    <w:name w:val="Balloon Text"/>
    <w:basedOn w:val="Normal"/>
    <w:link w:val="BalloonTextChar"/>
    <w:uiPriority w:val="99"/>
    <w:semiHidden/>
    <w:unhideWhenUsed/>
    <w:rsid w:val="00AB68EE"/>
    <w:pPr>
      <w:spacing w:after="0" w:line="240" w:lineRule="auto"/>
    </w:pPr>
    <w:rPr>
      <w:rFonts w:ascii="Tahoma" w:hAnsi="Tahoma"/>
      <w:sz w:val="16"/>
      <w:szCs w:val="16"/>
      <w:lang w:val="x-none" w:eastAsia="x-none"/>
    </w:rPr>
  </w:style>
  <w:style w:type="character" w:customStyle="1" w:styleId="BalloonTextChar">
    <w:name w:val="Balloon Text Char"/>
    <w:link w:val="BalloonText"/>
    <w:uiPriority w:val="99"/>
    <w:semiHidden/>
    <w:rsid w:val="00AB68EE"/>
    <w:rPr>
      <w:rFonts w:ascii="Tahoma" w:hAnsi="Tahoma" w:cs="Tahoma"/>
      <w:sz w:val="16"/>
      <w:szCs w:val="16"/>
    </w:rPr>
  </w:style>
  <w:style w:type="character" w:styleId="Hyperlink">
    <w:name w:val="Hyperlink"/>
    <w:uiPriority w:val="99"/>
    <w:unhideWhenUsed/>
    <w:rsid w:val="00F943A7"/>
    <w:rPr>
      <w:color w:val="0000FF"/>
      <w:u w:val="single"/>
    </w:rPr>
  </w:style>
  <w:style w:type="paragraph" w:styleId="Caption">
    <w:name w:val="caption"/>
    <w:basedOn w:val="Normal"/>
    <w:next w:val="Normal"/>
    <w:uiPriority w:val="35"/>
    <w:qFormat/>
    <w:rsid w:val="00F579E4"/>
    <w:pPr>
      <w:spacing w:line="240" w:lineRule="auto"/>
    </w:pPr>
    <w:rPr>
      <w:b/>
      <w:bCs/>
      <w:color w:val="4F81BD"/>
      <w:sz w:val="18"/>
      <w:szCs w:val="18"/>
    </w:rPr>
  </w:style>
  <w:style w:type="paragraph" w:customStyle="1" w:styleId="ColorfulShading-Accent11">
    <w:name w:val="Colorful Shading - Accent 11"/>
    <w:hidden/>
    <w:uiPriority w:val="71"/>
    <w:rsid w:val="00965E99"/>
    <w:rPr>
      <w:sz w:val="22"/>
      <w:szCs w:val="22"/>
    </w:rPr>
  </w:style>
  <w:style w:type="paragraph" w:customStyle="1" w:styleId="ColorfulShading-Accent12">
    <w:name w:val="Colorful Shading - Accent 12"/>
    <w:hidden/>
    <w:rsid w:val="00EF74AE"/>
    <w:rPr>
      <w:sz w:val="22"/>
      <w:szCs w:val="22"/>
    </w:rPr>
  </w:style>
  <w:style w:type="paragraph" w:styleId="Header">
    <w:name w:val="header"/>
    <w:basedOn w:val="Normal"/>
    <w:link w:val="HeaderChar"/>
    <w:uiPriority w:val="99"/>
    <w:unhideWhenUsed/>
    <w:rsid w:val="00354387"/>
    <w:pPr>
      <w:tabs>
        <w:tab w:val="center" w:pos="4680"/>
        <w:tab w:val="right" w:pos="9360"/>
      </w:tabs>
    </w:pPr>
  </w:style>
  <w:style w:type="character" w:customStyle="1" w:styleId="HeaderChar">
    <w:name w:val="Header Char"/>
    <w:link w:val="Header"/>
    <w:uiPriority w:val="99"/>
    <w:rsid w:val="00354387"/>
    <w:rPr>
      <w:sz w:val="22"/>
      <w:szCs w:val="22"/>
    </w:rPr>
  </w:style>
  <w:style w:type="paragraph" w:styleId="Footer">
    <w:name w:val="footer"/>
    <w:basedOn w:val="Normal"/>
    <w:link w:val="FooterChar"/>
    <w:uiPriority w:val="99"/>
    <w:unhideWhenUsed/>
    <w:rsid w:val="00354387"/>
    <w:pPr>
      <w:tabs>
        <w:tab w:val="center" w:pos="4680"/>
        <w:tab w:val="right" w:pos="9360"/>
      </w:tabs>
    </w:pPr>
  </w:style>
  <w:style w:type="character" w:customStyle="1" w:styleId="FooterChar">
    <w:name w:val="Footer Char"/>
    <w:link w:val="Footer"/>
    <w:uiPriority w:val="99"/>
    <w:rsid w:val="00354387"/>
    <w:rPr>
      <w:sz w:val="22"/>
      <w:szCs w:val="22"/>
    </w:rPr>
  </w:style>
  <w:style w:type="paragraph" w:styleId="ListParagraph">
    <w:name w:val="List Paragraph"/>
    <w:basedOn w:val="Normal"/>
    <w:uiPriority w:val="72"/>
    <w:qFormat/>
    <w:rsid w:val="00FD5AE5"/>
    <w:pPr>
      <w:ind w:left="720"/>
    </w:pPr>
  </w:style>
  <w:style w:type="table" w:styleId="TableGrid">
    <w:name w:val="Table Grid"/>
    <w:basedOn w:val="TableNormal"/>
    <w:uiPriority w:val="59"/>
    <w:rsid w:val="00FC75A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pixelsPerInch w:val="72"/>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www.broadinstitute.org/bbbc/BBBC013/"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cellprofiler.org/linked_files/TranslocationActivity/TranslocationData.zip"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gif"/><Relationship Id="rId24" Type="http://schemas.openxmlformats.org/officeDocument/2006/relationships/image" Target="media/image17.png"/><Relationship Id="rId32" Type="http://schemas.openxmlformats.org/officeDocument/2006/relationships/hyperlink" Target="http://www.cellprofiler.org"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B0EA845-4BFC-49FA-936F-D733245D1B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TotalTime>
  <Pages>23</Pages>
  <Words>7526</Words>
  <Characters>39889</Characters>
  <Application>Microsoft Office Word</Application>
  <DocSecurity>0</DocSecurity>
  <Lines>332</Lines>
  <Paragraphs>94</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47321</CharactersWithSpaces>
  <SharedDoc>false</SharedDoc>
  <HLinks>
    <vt:vector size="30" baseType="variant">
      <vt:variant>
        <vt:i4>2687031</vt:i4>
      </vt:variant>
      <vt:variant>
        <vt:i4>15</vt:i4>
      </vt:variant>
      <vt:variant>
        <vt:i4>0</vt:i4>
      </vt:variant>
      <vt:variant>
        <vt:i4>5</vt:i4>
      </vt:variant>
      <vt:variant>
        <vt:lpwstr>http://www.broadinstitute.org/bbbc/BBBC013/</vt:lpwstr>
      </vt:variant>
      <vt:variant>
        <vt:lpwstr/>
      </vt:variant>
      <vt:variant>
        <vt:i4>4063302</vt:i4>
      </vt:variant>
      <vt:variant>
        <vt:i4>12</vt:i4>
      </vt:variant>
      <vt:variant>
        <vt:i4>0</vt:i4>
      </vt:variant>
      <vt:variant>
        <vt:i4>5</vt:i4>
      </vt:variant>
      <vt:variant>
        <vt:lpwstr>http://cellprofiler.org/linked_files/TranslocationData.zip</vt:lpwstr>
      </vt:variant>
      <vt:variant>
        <vt:lpwstr/>
      </vt:variant>
      <vt:variant>
        <vt:i4>4456539</vt:i4>
      </vt:variant>
      <vt:variant>
        <vt:i4>9</vt:i4>
      </vt:variant>
      <vt:variant>
        <vt:i4>0</vt:i4>
      </vt:variant>
      <vt:variant>
        <vt:i4>5</vt:i4>
      </vt:variant>
      <vt:variant>
        <vt:lpwstr>http://www.cellprofiler.org/</vt:lpwstr>
      </vt:variant>
      <vt:variant>
        <vt:lpwstr/>
      </vt:variant>
      <vt:variant>
        <vt:i4>2883676</vt:i4>
      </vt:variant>
      <vt:variant>
        <vt:i4>6</vt:i4>
      </vt:variant>
      <vt:variant>
        <vt:i4>0</vt:i4>
      </vt:variant>
      <vt:variant>
        <vt:i4>5</vt:i4>
      </vt:variant>
      <vt:variant>
        <vt:lpwstr>http://cellprofiler.org/releases/2.1.0.Beta_1/index.html</vt:lpwstr>
      </vt:variant>
      <vt:variant>
        <vt:lpwstr/>
      </vt:variant>
      <vt:variant>
        <vt:i4>7405666</vt:i4>
      </vt:variant>
      <vt:variant>
        <vt:i4>7051</vt:i4>
      </vt:variant>
      <vt:variant>
        <vt:i4>1056</vt:i4>
      </vt:variant>
      <vt:variant>
        <vt:i4>1</vt:i4>
      </vt:variant>
      <vt:variant>
        <vt:lpwstr>http://lee-soft.com/viorb/Start-Menu-Button.jpg</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Bray</dc:creator>
  <cp:keywords/>
  <cp:lastModifiedBy>Beth Cimini</cp:lastModifiedBy>
  <cp:revision>4</cp:revision>
  <cp:lastPrinted>2013-09-12T21:12:00Z</cp:lastPrinted>
  <dcterms:created xsi:type="dcterms:W3CDTF">2016-11-14T00:28:00Z</dcterms:created>
  <dcterms:modified xsi:type="dcterms:W3CDTF">2016-11-14T01:31:00Z</dcterms:modified>
</cp:coreProperties>
</file>